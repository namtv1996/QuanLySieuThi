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DA184D" w14:textId="77777777" w:rsidR="005935EB" w:rsidRPr="005935EB" w:rsidRDefault="005935EB" w:rsidP="005935EB">
      <w:pPr>
        <w:spacing w:after="0" w:line="360" w:lineRule="auto"/>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55067847" wp14:editId="7441146E">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14:paraId="7392875A" w14:textId="77777777" w:rsidR="00170BB6" w:rsidRDefault="00170BB6"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067847"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14:paraId="7392875A" w14:textId="77777777" w:rsidR="00170BB6" w:rsidRDefault="00170BB6" w:rsidP="005935EB"/>
                  </w:txbxContent>
                </v:textbox>
              </v:shape>
            </w:pict>
          </mc:Fallback>
        </mc:AlternateContent>
      </w:r>
    </w:p>
    <w:p w14:paraId="67E319C9"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14:paraId="0E612FBB" w14:textId="77777777" w:rsidR="005935EB" w:rsidRPr="003B7D41" w:rsidRDefault="00E834D3"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4170C823"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1EBAD131"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7FF7FC8B"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67A06617" w14:textId="77777777" w:rsidR="005935EB" w:rsidRPr="003B7D41" w:rsidRDefault="005935EB" w:rsidP="005935EB">
      <w:pPr>
        <w:spacing w:after="0" w:line="360" w:lineRule="auto"/>
        <w:jc w:val="center"/>
        <w:rPr>
          <w:rFonts w:ascii="Times New Roman" w:eastAsia="Times New Roman" w:hAnsi="Times New Roman" w:cs="Times New Roman"/>
          <w:b/>
          <w:sz w:val="28"/>
          <w:szCs w:val="28"/>
        </w:rPr>
      </w:pPr>
    </w:p>
    <w:p w14:paraId="0F797B77" w14:textId="77777777" w:rsidR="005935EB" w:rsidRPr="003B7D41" w:rsidRDefault="005935EB"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14:paraId="4282486A" w14:textId="77777777"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14:paraId="1B20EF97" w14:textId="77777777"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14:paraId="5994289B"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23E6975B"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604937C0"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73ECBBB4"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5BE9EB5D"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37F73C1B" w14:textId="77777777" w:rsidR="005935EB" w:rsidRPr="003B7D41" w:rsidRDefault="005935EB" w:rsidP="005935EB">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14:paraId="22C9B22D" w14:textId="77777777"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CHUYÊN NGÀNH CÔNG NGHỆ THÔNG TIN</w:t>
      </w:r>
    </w:p>
    <w:p w14:paraId="2EC51E13" w14:textId="77777777" w:rsidR="005935EB" w:rsidRPr="003B7D41" w:rsidRDefault="005935EB" w:rsidP="005935EB">
      <w:pPr>
        <w:spacing w:after="0" w:line="360" w:lineRule="auto"/>
        <w:jc w:val="center"/>
        <w:rPr>
          <w:rFonts w:ascii="Times New Roman" w:eastAsia="Times New Roman" w:hAnsi="Times New Roman" w:cs="Times New Roman"/>
          <w:b/>
          <w:sz w:val="28"/>
          <w:szCs w:val="28"/>
        </w:rPr>
      </w:pPr>
    </w:p>
    <w:p w14:paraId="5B1F7B71"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61CF9543" w14:textId="77777777" w:rsidR="005935EB" w:rsidRPr="003B7D41" w:rsidRDefault="005935EB" w:rsidP="005935EB">
      <w:pPr>
        <w:spacing w:after="0" w:line="240" w:lineRule="auto"/>
        <w:jc w:val="center"/>
        <w:rPr>
          <w:rFonts w:ascii="Times New Roman" w:eastAsia="Times New Roman" w:hAnsi="Times New Roman" w:cs="Times New Roman"/>
          <w:b/>
          <w:sz w:val="28"/>
          <w:szCs w:val="28"/>
        </w:rPr>
      </w:pPr>
    </w:p>
    <w:p w14:paraId="739E04CD" w14:textId="77777777" w:rsidR="005935EB" w:rsidRPr="003B7D41" w:rsidRDefault="005935EB" w:rsidP="005935EB">
      <w:pPr>
        <w:spacing w:after="0" w:line="240" w:lineRule="auto"/>
        <w:rPr>
          <w:rFonts w:ascii="Times New Roman" w:eastAsia="Times New Roman" w:hAnsi="Times New Roman" w:cs="Times New Roman"/>
          <w:b/>
          <w:sz w:val="28"/>
          <w:szCs w:val="28"/>
        </w:rPr>
      </w:pPr>
    </w:p>
    <w:p w14:paraId="102B2808" w14:textId="77777777" w:rsidR="005935EB" w:rsidRPr="003B7D41" w:rsidRDefault="005935EB" w:rsidP="005935EB">
      <w:pPr>
        <w:spacing w:after="0" w:line="240" w:lineRule="auto"/>
        <w:rPr>
          <w:rFonts w:ascii="Times New Roman" w:eastAsia="Times New Roman" w:hAnsi="Times New Roman" w:cs="Times New Roman"/>
          <w:b/>
          <w:sz w:val="28"/>
          <w:szCs w:val="28"/>
        </w:rPr>
      </w:pPr>
    </w:p>
    <w:p w14:paraId="62AB829C" w14:textId="77777777"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14:paraId="68BE945A" w14:textId="77777777" w:rsidR="005935EB" w:rsidRPr="003B7D41" w:rsidRDefault="005935EB"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14:paraId="724E404C" w14:textId="77777777" w:rsidR="005935EB" w:rsidRPr="003B7D41" w:rsidRDefault="005935EB" w:rsidP="005935EB">
      <w:pPr>
        <w:spacing w:after="0" w:line="240" w:lineRule="auto"/>
        <w:rPr>
          <w:rFonts w:ascii="Times New Roman" w:eastAsia="Times New Roman" w:hAnsi="Times New Roman" w:cs="Times New Roman"/>
          <w:b/>
          <w:sz w:val="28"/>
          <w:szCs w:val="28"/>
          <w:lang w:val="vi-VN"/>
        </w:rPr>
      </w:pPr>
    </w:p>
    <w:p w14:paraId="3F058A43" w14:textId="77777777"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14:paraId="5296007C" w14:textId="77777777" w:rsidR="005935EB" w:rsidRPr="003B7D41" w:rsidRDefault="005935EB" w:rsidP="005935EB">
      <w:pPr>
        <w:spacing w:after="0" w:line="240" w:lineRule="auto"/>
        <w:jc w:val="center"/>
        <w:rPr>
          <w:rFonts w:ascii="Times New Roman" w:eastAsia="Times New Roman" w:hAnsi="Times New Roman" w:cs="Times New Roman"/>
          <w:b/>
          <w:sz w:val="28"/>
          <w:szCs w:val="28"/>
          <w:lang w:val="vi-VN"/>
        </w:rPr>
      </w:pPr>
    </w:p>
    <w:p w14:paraId="5F9D6E36" w14:textId="77777777" w:rsidR="005935EB" w:rsidRPr="003B7D41" w:rsidRDefault="005935EB" w:rsidP="005935EB">
      <w:pPr>
        <w:spacing w:after="0" w:line="240" w:lineRule="auto"/>
        <w:jc w:val="center"/>
        <w:rPr>
          <w:rFonts w:ascii="Times New Roman" w:eastAsia="Times New Roman" w:hAnsi="Times New Roman" w:cs="Times New Roman"/>
          <w:b/>
          <w:i/>
          <w:sz w:val="28"/>
          <w:szCs w:val="28"/>
          <w:lang w:val="vi-VN"/>
        </w:rPr>
      </w:pPr>
    </w:p>
    <w:p w14:paraId="3599ED4D" w14:textId="77777777" w:rsidR="005935EB" w:rsidRPr="003B7D41" w:rsidRDefault="005935EB" w:rsidP="005935EB">
      <w:pPr>
        <w:spacing w:after="0" w:line="240" w:lineRule="auto"/>
        <w:rPr>
          <w:rFonts w:ascii="Times New Roman" w:eastAsia="Times New Roman" w:hAnsi="Times New Roman" w:cs="Times New Roman"/>
          <w:b/>
          <w:sz w:val="28"/>
          <w:szCs w:val="28"/>
          <w:lang w:val="vi-VN"/>
        </w:rPr>
      </w:pPr>
    </w:p>
    <w:p w14:paraId="6D317B16" w14:textId="77777777"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14:paraId="1E4BEC36" w14:textId="77777777" w:rsidR="005935EB" w:rsidRPr="003B7D41" w:rsidRDefault="005935EB" w:rsidP="005935EB">
      <w:pPr>
        <w:spacing w:after="0" w:line="240" w:lineRule="auto"/>
        <w:jc w:val="right"/>
        <w:rPr>
          <w:rFonts w:ascii="Times New Roman" w:eastAsia="Times New Roman" w:hAnsi="Times New Roman" w:cs="Times New Roman"/>
          <w:b/>
          <w:i/>
          <w:sz w:val="28"/>
          <w:szCs w:val="28"/>
          <w:lang w:val="vi-VN"/>
        </w:rPr>
      </w:pPr>
    </w:p>
    <w:p w14:paraId="61B198C6" w14:textId="77777777" w:rsidR="00207141" w:rsidRPr="003B7D41" w:rsidRDefault="00207141" w:rsidP="005935EB">
      <w:pPr>
        <w:spacing w:after="0" w:line="360" w:lineRule="auto"/>
        <w:jc w:val="center"/>
        <w:rPr>
          <w:rFonts w:ascii="Times New Roman" w:eastAsia="Times New Roman" w:hAnsi="Times New Roman" w:cs="Times New Roman"/>
          <w:b/>
          <w:sz w:val="28"/>
          <w:szCs w:val="28"/>
        </w:rPr>
      </w:pPr>
    </w:p>
    <w:p w14:paraId="753ED6DE" w14:textId="77777777" w:rsidR="005935EB" w:rsidRPr="003B7D41" w:rsidRDefault="005935E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14:paraId="06C5F4EB" w14:textId="77777777" w:rsidR="005935EB" w:rsidRPr="005935EB" w:rsidRDefault="005935EB" w:rsidP="005935EB">
      <w:pPr>
        <w:spacing w:after="0" w:line="360" w:lineRule="auto"/>
        <w:jc w:val="center"/>
        <w:rPr>
          <w:rFonts w:ascii="Times New Roman" w:eastAsia="Times New Roman" w:hAnsi="Times New Roman" w:cs="Times New Roman"/>
          <w:b/>
          <w:sz w:val="28"/>
          <w:szCs w:val="28"/>
        </w:rPr>
      </w:pPr>
      <w:r w:rsidRPr="005935EB">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7FB9BB97" wp14:editId="135E84F9">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14:paraId="04999720" w14:textId="77777777" w:rsidR="00170BB6" w:rsidRDefault="00170BB6" w:rsidP="005935EB">
                            <w:pPr>
                              <w:spacing w:after="0" w:line="240" w:lineRule="auto"/>
                              <w:jc w:val="center"/>
                              <w:rPr>
                                <w:rFonts w:eastAsia="Times New Roman"/>
                                <w:b/>
                                <w:sz w:val="28"/>
                                <w:szCs w:val="28"/>
                              </w:rPr>
                            </w:pPr>
                          </w:p>
                          <w:p w14:paraId="13476C76"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14:paraId="3618A96F" w14:textId="77777777" w:rsidR="00170BB6" w:rsidRPr="003B7D41" w:rsidRDefault="00170BB6"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B28D480"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186D0FCA"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2B037168"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3E225F06" w14:textId="77777777" w:rsidR="00170BB6" w:rsidRPr="003B7D41" w:rsidRDefault="00170BB6" w:rsidP="00E834D3">
                            <w:pPr>
                              <w:spacing w:after="0" w:line="360" w:lineRule="auto"/>
                              <w:jc w:val="center"/>
                              <w:rPr>
                                <w:rFonts w:ascii="Times New Roman" w:eastAsia="Times New Roman" w:hAnsi="Times New Roman" w:cs="Times New Roman"/>
                                <w:b/>
                                <w:sz w:val="28"/>
                                <w:szCs w:val="28"/>
                              </w:rPr>
                            </w:pPr>
                          </w:p>
                          <w:p w14:paraId="47A44484" w14:textId="77777777" w:rsidR="00170BB6" w:rsidRPr="003B7D41" w:rsidRDefault="00170BB6" w:rsidP="00E834D3">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14:paraId="03E565E8" w14:textId="77777777" w:rsidR="00170BB6" w:rsidRPr="003B7D41" w:rsidRDefault="00170BB6"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14:paraId="1283229E" w14:textId="77777777" w:rsidR="00170BB6" w:rsidRPr="003B7D41" w:rsidRDefault="00170BB6"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14:paraId="4BD3B6C1"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1416DC2A"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4C08E6C3"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0C89A6D4"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17D1BA48"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63E41686" w14:textId="77777777" w:rsidR="00170BB6" w:rsidRPr="003B7D41" w:rsidRDefault="00170BB6" w:rsidP="00E834D3">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14:paraId="4040FFA0"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NGÀNH: CÔNG NGHỆ THÔNG TIN</w:t>
                            </w:r>
                          </w:p>
                          <w:p w14:paraId="189B7B03" w14:textId="77777777" w:rsidR="00170BB6" w:rsidRPr="003B7D41" w:rsidRDefault="00170BB6" w:rsidP="005935EB">
                            <w:pPr>
                              <w:pStyle w:val="Default"/>
                              <w:jc w:val="center"/>
                              <w:rPr>
                                <w:sz w:val="28"/>
                                <w:szCs w:val="28"/>
                              </w:rPr>
                            </w:pPr>
                            <w:r w:rsidRPr="003B7D41">
                              <w:rPr>
                                <w:rFonts w:eastAsia="Times New Roman"/>
                                <w:b/>
                                <w:sz w:val="28"/>
                                <w:szCs w:val="28"/>
                              </w:rPr>
                              <w:t xml:space="preserve">MÃ SỐ: </w:t>
                            </w:r>
                            <w:r w:rsidRPr="003B7D41">
                              <w:rPr>
                                <w:b/>
                                <w:sz w:val="28"/>
                                <w:szCs w:val="28"/>
                              </w:rPr>
                              <w:t>5248020103</w:t>
                            </w:r>
                            <w:r w:rsidRPr="003B7D41">
                              <w:rPr>
                                <w:sz w:val="28"/>
                                <w:szCs w:val="28"/>
                              </w:rPr>
                              <w:t xml:space="preserve"> </w:t>
                            </w:r>
                          </w:p>
                          <w:p w14:paraId="1FCAEC6C"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p>
                          <w:p w14:paraId="46DCA5E7" w14:textId="77777777" w:rsidR="00170BB6" w:rsidRPr="003B7D41" w:rsidRDefault="00170BB6" w:rsidP="005935EB">
                            <w:pPr>
                              <w:spacing w:after="0" w:line="240" w:lineRule="auto"/>
                              <w:jc w:val="center"/>
                              <w:rPr>
                                <w:rFonts w:ascii="Times New Roman" w:eastAsia="Times New Roman" w:hAnsi="Times New Roman" w:cs="Times New Roman"/>
                                <w:b/>
                                <w:sz w:val="28"/>
                                <w:szCs w:val="28"/>
                              </w:rPr>
                            </w:pPr>
                          </w:p>
                          <w:p w14:paraId="19D57160" w14:textId="77777777" w:rsidR="00170BB6" w:rsidRPr="003B7D41" w:rsidRDefault="00170BB6" w:rsidP="005935EB">
                            <w:pPr>
                              <w:spacing w:after="0" w:line="240" w:lineRule="auto"/>
                              <w:jc w:val="center"/>
                              <w:rPr>
                                <w:rFonts w:ascii="Times New Roman" w:eastAsia="Times New Roman" w:hAnsi="Times New Roman" w:cs="Times New Roman"/>
                                <w:b/>
                                <w:sz w:val="28"/>
                                <w:szCs w:val="28"/>
                              </w:rPr>
                            </w:pPr>
                          </w:p>
                          <w:p w14:paraId="2C6B3D47" w14:textId="77777777" w:rsidR="00170BB6" w:rsidRPr="003B7D41" w:rsidRDefault="00170BB6" w:rsidP="005935EB">
                            <w:pPr>
                              <w:spacing w:after="0" w:line="240" w:lineRule="auto"/>
                              <w:rPr>
                                <w:rFonts w:ascii="Times New Roman" w:eastAsia="Times New Roman" w:hAnsi="Times New Roman" w:cs="Times New Roman"/>
                                <w:b/>
                                <w:sz w:val="28"/>
                                <w:szCs w:val="28"/>
                              </w:rPr>
                            </w:pPr>
                          </w:p>
                          <w:p w14:paraId="291A989F"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14:paraId="7C5DDEB4" w14:textId="77777777" w:rsidR="00170BB6" w:rsidRPr="003B7D41" w:rsidRDefault="00170BB6"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14:paraId="3835A284" w14:textId="77777777" w:rsidR="00170BB6" w:rsidRPr="003B7D41" w:rsidRDefault="00170BB6" w:rsidP="005935EB">
                            <w:pPr>
                              <w:spacing w:after="0" w:line="240" w:lineRule="auto"/>
                              <w:rPr>
                                <w:rFonts w:ascii="Times New Roman" w:eastAsia="Times New Roman" w:hAnsi="Times New Roman" w:cs="Times New Roman"/>
                                <w:b/>
                                <w:sz w:val="28"/>
                                <w:szCs w:val="28"/>
                              </w:rPr>
                            </w:pPr>
                          </w:p>
                          <w:p w14:paraId="7CA876FE" w14:textId="77777777" w:rsidR="00170BB6" w:rsidRPr="003B7D41" w:rsidRDefault="00170BB6" w:rsidP="005935EB">
                            <w:pPr>
                              <w:spacing w:after="0" w:line="240" w:lineRule="auto"/>
                              <w:jc w:val="right"/>
                              <w:rPr>
                                <w:rFonts w:ascii="Times New Roman" w:eastAsia="Times New Roman" w:hAnsi="Times New Roman" w:cs="Times New Roman"/>
                                <w:b/>
                                <w:i/>
                                <w:sz w:val="28"/>
                                <w:szCs w:val="28"/>
                                <w:lang w:val="vi-VN"/>
                              </w:rPr>
                            </w:pPr>
                          </w:p>
                          <w:p w14:paraId="65E9F4B1" w14:textId="77777777" w:rsidR="00170BB6" w:rsidRPr="003B7D41" w:rsidRDefault="00170BB6" w:rsidP="005935EB">
                            <w:pPr>
                              <w:spacing w:after="0" w:line="240" w:lineRule="auto"/>
                              <w:jc w:val="right"/>
                              <w:rPr>
                                <w:rFonts w:ascii="Times New Roman" w:eastAsia="Times New Roman" w:hAnsi="Times New Roman" w:cs="Times New Roman"/>
                                <w:b/>
                                <w:i/>
                                <w:sz w:val="28"/>
                                <w:szCs w:val="28"/>
                                <w:lang w:val="vi-VN"/>
                              </w:rPr>
                            </w:pPr>
                          </w:p>
                          <w:p w14:paraId="5B5D2568" w14:textId="77777777" w:rsidR="00170BB6" w:rsidRPr="003B7D41" w:rsidRDefault="00170BB6" w:rsidP="005935EB">
                            <w:pPr>
                              <w:spacing w:after="0" w:line="240" w:lineRule="auto"/>
                              <w:jc w:val="right"/>
                              <w:rPr>
                                <w:rFonts w:ascii="Times New Roman" w:eastAsia="Times New Roman" w:hAnsi="Times New Roman" w:cs="Times New Roman"/>
                                <w:b/>
                                <w:i/>
                                <w:sz w:val="28"/>
                                <w:szCs w:val="28"/>
                                <w:lang w:val="vi-VN"/>
                              </w:rPr>
                            </w:pPr>
                          </w:p>
                          <w:p w14:paraId="1F70F155"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w:t>
                            </w:r>
                            <w:ins w:id="0" w:author="hien nguyen" w:date="2019-05-02T08:52:00Z">
                              <w:r>
                                <w:rPr>
                                  <w:rFonts w:ascii="Times New Roman" w:eastAsia="Times New Roman" w:hAnsi="Times New Roman" w:cs="Times New Roman"/>
                                  <w:b/>
                                  <w:sz w:val="28"/>
                                  <w:szCs w:val="28"/>
                                </w:rPr>
                                <w:t>C</w:t>
                              </w:r>
                            </w:ins>
                            <w:r w:rsidRPr="003B7D41">
                              <w:rPr>
                                <w:rFonts w:ascii="Times New Roman" w:eastAsia="Times New Roman" w:hAnsi="Times New Roman" w:cs="Times New Roman"/>
                                <w:b/>
                                <w:sz w:val="28"/>
                                <w:szCs w:val="28"/>
                              </w:rPr>
                              <w:t>. TS Nguyễn Thị Hiền</w:t>
                            </w:r>
                          </w:p>
                          <w:p w14:paraId="4AE70898"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p>
                          <w:p w14:paraId="1C418A56"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p>
                          <w:p w14:paraId="1964B3ED"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14:paraId="475744CB" w14:textId="77777777" w:rsidR="00170BB6" w:rsidRDefault="00170BB6"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9BB97"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14:paraId="04999720" w14:textId="77777777" w:rsidR="00170BB6" w:rsidRDefault="00170BB6" w:rsidP="005935EB">
                      <w:pPr>
                        <w:spacing w:after="0" w:line="240" w:lineRule="auto"/>
                        <w:jc w:val="center"/>
                        <w:rPr>
                          <w:rFonts w:eastAsia="Times New Roman"/>
                          <w:b/>
                          <w:sz w:val="28"/>
                          <w:szCs w:val="28"/>
                        </w:rPr>
                      </w:pPr>
                    </w:p>
                    <w:p w14:paraId="13476C76"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HỌC VIỆN KỸ THUẬT QUÂN SỰ</w:t>
                      </w:r>
                    </w:p>
                    <w:p w14:paraId="3618A96F" w14:textId="77777777" w:rsidR="00170BB6" w:rsidRPr="003B7D41" w:rsidRDefault="00170BB6"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6B28D480"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186D0FCA"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2B037168"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3E225F06" w14:textId="77777777" w:rsidR="00170BB6" w:rsidRPr="003B7D41" w:rsidRDefault="00170BB6" w:rsidP="00E834D3">
                      <w:pPr>
                        <w:spacing w:after="0" w:line="360" w:lineRule="auto"/>
                        <w:jc w:val="center"/>
                        <w:rPr>
                          <w:rFonts w:ascii="Times New Roman" w:eastAsia="Times New Roman" w:hAnsi="Times New Roman" w:cs="Times New Roman"/>
                          <w:b/>
                          <w:sz w:val="28"/>
                          <w:szCs w:val="28"/>
                        </w:rPr>
                      </w:pPr>
                    </w:p>
                    <w:p w14:paraId="47A44484" w14:textId="77777777" w:rsidR="00170BB6" w:rsidRPr="003B7D41" w:rsidRDefault="00170BB6" w:rsidP="00E834D3">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TẠ VĂN NAM</w:t>
                      </w:r>
                    </w:p>
                    <w:p w14:paraId="03E565E8" w14:textId="77777777" w:rsidR="00170BB6" w:rsidRPr="003B7D41" w:rsidRDefault="00170BB6"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lang w:val="vi-VN"/>
                        </w:rPr>
                        <w:t>KHÓA 1</w:t>
                      </w:r>
                      <w:r w:rsidRPr="003B7D41">
                        <w:rPr>
                          <w:rFonts w:ascii="Times New Roman" w:eastAsia="Times New Roman" w:hAnsi="Times New Roman" w:cs="Times New Roman"/>
                          <w:b/>
                          <w:sz w:val="28"/>
                          <w:szCs w:val="28"/>
                        </w:rPr>
                        <w:t xml:space="preserve">3 </w:t>
                      </w:r>
                    </w:p>
                    <w:p w14:paraId="1283229E" w14:textId="77777777" w:rsidR="00170BB6" w:rsidRPr="003B7D41" w:rsidRDefault="00170BB6" w:rsidP="00E834D3">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HỆ ĐÀO TẠO KỸ SƯ DÂN SỰ</w:t>
                      </w:r>
                    </w:p>
                    <w:p w14:paraId="4BD3B6C1"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1416DC2A"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4C08E6C3"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0C89A6D4"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17D1BA48" w14:textId="77777777" w:rsidR="00170BB6" w:rsidRPr="003B7D41" w:rsidRDefault="00170BB6" w:rsidP="00E834D3">
                      <w:pPr>
                        <w:spacing w:after="0" w:line="240" w:lineRule="auto"/>
                        <w:jc w:val="center"/>
                        <w:rPr>
                          <w:rFonts w:ascii="Times New Roman" w:eastAsia="Times New Roman" w:hAnsi="Times New Roman" w:cs="Times New Roman"/>
                          <w:b/>
                          <w:sz w:val="28"/>
                          <w:szCs w:val="28"/>
                        </w:rPr>
                      </w:pPr>
                    </w:p>
                    <w:p w14:paraId="63E41686" w14:textId="77777777" w:rsidR="00170BB6" w:rsidRPr="003B7D41" w:rsidRDefault="00170BB6" w:rsidP="00E834D3">
                      <w:pPr>
                        <w:spacing w:after="0" w:line="360" w:lineRule="auto"/>
                        <w:jc w:val="center"/>
                        <w:rPr>
                          <w:rFonts w:ascii="Times New Roman" w:eastAsia="Times New Roman" w:hAnsi="Times New Roman" w:cs="Times New Roman"/>
                          <w:b/>
                          <w:sz w:val="44"/>
                          <w:szCs w:val="44"/>
                        </w:rPr>
                      </w:pPr>
                      <w:r w:rsidRPr="003B7D41">
                        <w:rPr>
                          <w:rFonts w:ascii="Times New Roman" w:eastAsia="Times New Roman" w:hAnsi="Times New Roman" w:cs="Times New Roman"/>
                          <w:b/>
                          <w:sz w:val="44"/>
                          <w:szCs w:val="44"/>
                        </w:rPr>
                        <w:t>ĐỒ ÁN TỐT NGHIỆP ĐẠI HỌC</w:t>
                      </w:r>
                    </w:p>
                    <w:p w14:paraId="4040FFA0"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NGÀNH: CÔNG NGHỆ THÔNG TIN</w:t>
                      </w:r>
                    </w:p>
                    <w:p w14:paraId="189B7B03" w14:textId="77777777" w:rsidR="00170BB6" w:rsidRPr="003B7D41" w:rsidRDefault="00170BB6" w:rsidP="005935EB">
                      <w:pPr>
                        <w:pStyle w:val="Default"/>
                        <w:jc w:val="center"/>
                        <w:rPr>
                          <w:sz w:val="28"/>
                          <w:szCs w:val="28"/>
                        </w:rPr>
                      </w:pPr>
                      <w:r w:rsidRPr="003B7D41">
                        <w:rPr>
                          <w:rFonts w:eastAsia="Times New Roman"/>
                          <w:b/>
                          <w:sz w:val="28"/>
                          <w:szCs w:val="28"/>
                        </w:rPr>
                        <w:t xml:space="preserve">MÃ SỐ: </w:t>
                      </w:r>
                      <w:r w:rsidRPr="003B7D41">
                        <w:rPr>
                          <w:b/>
                          <w:sz w:val="28"/>
                          <w:szCs w:val="28"/>
                        </w:rPr>
                        <w:t>5248020103</w:t>
                      </w:r>
                      <w:r w:rsidRPr="003B7D41">
                        <w:rPr>
                          <w:sz w:val="28"/>
                          <w:szCs w:val="28"/>
                        </w:rPr>
                        <w:t xml:space="preserve"> </w:t>
                      </w:r>
                    </w:p>
                    <w:p w14:paraId="1FCAEC6C"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p>
                    <w:p w14:paraId="46DCA5E7" w14:textId="77777777" w:rsidR="00170BB6" w:rsidRPr="003B7D41" w:rsidRDefault="00170BB6" w:rsidP="005935EB">
                      <w:pPr>
                        <w:spacing w:after="0" w:line="240" w:lineRule="auto"/>
                        <w:jc w:val="center"/>
                        <w:rPr>
                          <w:rFonts w:ascii="Times New Roman" w:eastAsia="Times New Roman" w:hAnsi="Times New Roman" w:cs="Times New Roman"/>
                          <w:b/>
                          <w:sz w:val="28"/>
                          <w:szCs w:val="28"/>
                        </w:rPr>
                      </w:pPr>
                    </w:p>
                    <w:p w14:paraId="19D57160" w14:textId="77777777" w:rsidR="00170BB6" w:rsidRPr="003B7D41" w:rsidRDefault="00170BB6" w:rsidP="005935EB">
                      <w:pPr>
                        <w:spacing w:after="0" w:line="240" w:lineRule="auto"/>
                        <w:jc w:val="center"/>
                        <w:rPr>
                          <w:rFonts w:ascii="Times New Roman" w:eastAsia="Times New Roman" w:hAnsi="Times New Roman" w:cs="Times New Roman"/>
                          <w:b/>
                          <w:sz w:val="28"/>
                          <w:szCs w:val="28"/>
                        </w:rPr>
                      </w:pPr>
                    </w:p>
                    <w:p w14:paraId="2C6B3D47" w14:textId="77777777" w:rsidR="00170BB6" w:rsidRPr="003B7D41" w:rsidRDefault="00170BB6" w:rsidP="005935EB">
                      <w:pPr>
                        <w:spacing w:after="0" w:line="240" w:lineRule="auto"/>
                        <w:rPr>
                          <w:rFonts w:ascii="Times New Roman" w:eastAsia="Times New Roman" w:hAnsi="Times New Roman" w:cs="Times New Roman"/>
                          <w:b/>
                          <w:sz w:val="28"/>
                          <w:szCs w:val="28"/>
                        </w:rPr>
                      </w:pPr>
                    </w:p>
                    <w:p w14:paraId="291A989F"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 xml:space="preserve">HỆ THỐNG QUẢN LÝ SIÊU THỊ </w:t>
                      </w:r>
                    </w:p>
                    <w:p w14:paraId="7C5DDEB4" w14:textId="77777777" w:rsidR="00170BB6" w:rsidRPr="003B7D41" w:rsidRDefault="00170BB6" w:rsidP="005935EB">
                      <w:pPr>
                        <w:spacing w:after="0" w:line="360" w:lineRule="auto"/>
                        <w:jc w:val="center"/>
                        <w:rPr>
                          <w:rFonts w:ascii="Times New Roman" w:eastAsia="Times New Roman" w:hAnsi="Times New Roman" w:cs="Times New Roman"/>
                          <w:b/>
                          <w:sz w:val="28"/>
                          <w:szCs w:val="28"/>
                          <w:lang w:val="vi-VN"/>
                        </w:rPr>
                      </w:pPr>
                      <w:r w:rsidRPr="003B7D41">
                        <w:rPr>
                          <w:rFonts w:ascii="Times New Roman" w:eastAsia="Times New Roman" w:hAnsi="Times New Roman" w:cs="Times New Roman"/>
                          <w:b/>
                          <w:sz w:val="28"/>
                          <w:szCs w:val="28"/>
                        </w:rPr>
                        <w:t xml:space="preserve"> PHÂN HỆ BÁN HÀNG VÀ QUẢN LÝ ĐƠN HÀNG</w:t>
                      </w:r>
                    </w:p>
                    <w:p w14:paraId="3835A284" w14:textId="77777777" w:rsidR="00170BB6" w:rsidRPr="003B7D41" w:rsidRDefault="00170BB6" w:rsidP="005935EB">
                      <w:pPr>
                        <w:spacing w:after="0" w:line="240" w:lineRule="auto"/>
                        <w:rPr>
                          <w:rFonts w:ascii="Times New Roman" w:eastAsia="Times New Roman" w:hAnsi="Times New Roman" w:cs="Times New Roman"/>
                          <w:b/>
                          <w:sz w:val="28"/>
                          <w:szCs w:val="28"/>
                        </w:rPr>
                      </w:pPr>
                    </w:p>
                    <w:p w14:paraId="7CA876FE" w14:textId="77777777" w:rsidR="00170BB6" w:rsidRPr="003B7D41" w:rsidRDefault="00170BB6" w:rsidP="005935EB">
                      <w:pPr>
                        <w:spacing w:after="0" w:line="240" w:lineRule="auto"/>
                        <w:jc w:val="right"/>
                        <w:rPr>
                          <w:rFonts w:ascii="Times New Roman" w:eastAsia="Times New Roman" w:hAnsi="Times New Roman" w:cs="Times New Roman"/>
                          <w:b/>
                          <w:i/>
                          <w:sz w:val="28"/>
                          <w:szCs w:val="28"/>
                          <w:lang w:val="vi-VN"/>
                        </w:rPr>
                      </w:pPr>
                    </w:p>
                    <w:p w14:paraId="65E9F4B1" w14:textId="77777777" w:rsidR="00170BB6" w:rsidRPr="003B7D41" w:rsidRDefault="00170BB6" w:rsidP="005935EB">
                      <w:pPr>
                        <w:spacing w:after="0" w:line="240" w:lineRule="auto"/>
                        <w:jc w:val="right"/>
                        <w:rPr>
                          <w:rFonts w:ascii="Times New Roman" w:eastAsia="Times New Roman" w:hAnsi="Times New Roman" w:cs="Times New Roman"/>
                          <w:b/>
                          <w:i/>
                          <w:sz w:val="28"/>
                          <w:szCs w:val="28"/>
                          <w:lang w:val="vi-VN"/>
                        </w:rPr>
                      </w:pPr>
                    </w:p>
                    <w:p w14:paraId="5B5D2568" w14:textId="77777777" w:rsidR="00170BB6" w:rsidRPr="003B7D41" w:rsidRDefault="00170BB6" w:rsidP="005935EB">
                      <w:pPr>
                        <w:spacing w:after="0" w:line="240" w:lineRule="auto"/>
                        <w:jc w:val="right"/>
                        <w:rPr>
                          <w:rFonts w:ascii="Times New Roman" w:eastAsia="Times New Roman" w:hAnsi="Times New Roman" w:cs="Times New Roman"/>
                          <w:b/>
                          <w:i/>
                          <w:sz w:val="28"/>
                          <w:szCs w:val="28"/>
                          <w:lang w:val="vi-VN"/>
                        </w:rPr>
                      </w:pPr>
                    </w:p>
                    <w:p w14:paraId="1F70F155"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w:t>
                      </w:r>
                      <w:ins w:id="1" w:author="hien nguyen" w:date="2019-05-02T08:52:00Z">
                        <w:r>
                          <w:rPr>
                            <w:rFonts w:ascii="Times New Roman" w:eastAsia="Times New Roman" w:hAnsi="Times New Roman" w:cs="Times New Roman"/>
                            <w:b/>
                            <w:sz w:val="28"/>
                            <w:szCs w:val="28"/>
                          </w:rPr>
                          <w:t>C</w:t>
                        </w:r>
                      </w:ins>
                      <w:r w:rsidRPr="003B7D41">
                        <w:rPr>
                          <w:rFonts w:ascii="Times New Roman" w:eastAsia="Times New Roman" w:hAnsi="Times New Roman" w:cs="Times New Roman"/>
                          <w:b/>
                          <w:sz w:val="28"/>
                          <w:szCs w:val="28"/>
                        </w:rPr>
                        <w:t>. TS Nguyễn Thị Hiền</w:t>
                      </w:r>
                    </w:p>
                    <w:p w14:paraId="4AE70898"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p>
                    <w:p w14:paraId="1C418A56"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p>
                    <w:p w14:paraId="1964B3ED" w14:textId="77777777" w:rsidR="00170BB6" w:rsidRPr="003B7D41" w:rsidRDefault="00170BB6"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NĂM 2019</w:t>
                      </w:r>
                    </w:p>
                    <w:p w14:paraId="475744CB" w14:textId="77777777" w:rsidR="00170BB6" w:rsidRDefault="00170BB6" w:rsidP="005935EB"/>
                  </w:txbxContent>
                </v:textbox>
                <w10:wrap anchorx="margin"/>
              </v:shape>
            </w:pict>
          </mc:Fallback>
        </mc:AlternateContent>
      </w:r>
    </w:p>
    <w:p w14:paraId="73518EFE" w14:textId="77777777" w:rsidR="005935EB" w:rsidRPr="005935EB" w:rsidRDefault="005935EB" w:rsidP="005935EB">
      <w:pPr>
        <w:spacing w:after="200" w:line="276" w:lineRule="auto"/>
        <w:rPr>
          <w:rFonts w:ascii="Times New Roman" w:eastAsia="Times New Roman" w:hAnsi="Times New Roman" w:cs="Times New Roman"/>
          <w:b/>
          <w:sz w:val="28"/>
          <w:szCs w:val="28"/>
        </w:rPr>
      </w:pPr>
      <w:r w:rsidRPr="005935EB">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5935EB" w:rsidRPr="005935EB" w14:paraId="460F15B6" w14:textId="77777777" w:rsidTr="00FD6CD9">
        <w:trPr>
          <w:trHeight w:val="987"/>
        </w:trPr>
        <w:tc>
          <w:tcPr>
            <w:tcW w:w="4253" w:type="dxa"/>
          </w:tcPr>
          <w:p w14:paraId="1AE7AC3F" w14:textId="77777777" w:rsidR="005935EB" w:rsidRPr="007F6122" w:rsidRDefault="005935EB" w:rsidP="00FD6CD9">
            <w:pPr>
              <w:spacing w:after="0" w:line="360" w:lineRule="auto"/>
              <w:ind w:firstLine="34"/>
              <w:jc w:val="center"/>
              <w:rPr>
                <w:rFonts w:ascii="Times New Roman" w:hAnsi="Times New Roman" w:cs="Times New Roman"/>
                <w:noProof/>
                <w:sz w:val="26"/>
                <w:szCs w:val="26"/>
              </w:rPr>
            </w:pPr>
            <w:r w:rsidRPr="007F6122">
              <w:rPr>
                <w:rFonts w:ascii="Times New Roman" w:hAnsi="Times New Roman" w:cs="Times New Roman"/>
                <w:noProof/>
                <w:sz w:val="26"/>
                <w:szCs w:val="26"/>
              </w:rPr>
              <w:lastRenderedPageBreak/>
              <w:t>HỌC VIỆN KỸ THUẬT QUÂN SỰ</w:t>
            </w:r>
          </w:p>
          <w:p w14:paraId="44C7BE09" w14:textId="77777777" w:rsidR="005935EB" w:rsidRPr="007F6122" w:rsidRDefault="005935EB" w:rsidP="00FD6CD9">
            <w:pPr>
              <w:spacing w:after="0" w:line="360" w:lineRule="auto"/>
              <w:ind w:firstLine="34"/>
              <w:jc w:val="center"/>
              <w:rPr>
                <w:rFonts w:ascii="Times New Roman" w:hAnsi="Times New Roman" w:cs="Times New Roman"/>
                <w:b/>
                <w:noProof/>
                <w:sz w:val="26"/>
                <w:szCs w:val="26"/>
              </w:rPr>
            </w:pPr>
            <w:r w:rsidRPr="007F6122">
              <w:rPr>
                <w:rFonts w:ascii="Times New Roman" w:hAnsi="Times New Roman" w:cs="Times New Roman"/>
                <w:noProof/>
                <w:sz w:val="26"/>
                <w:szCs w:val="26"/>
              </w:rPr>
              <mc:AlternateContent>
                <mc:Choice Requires="wps">
                  <w:drawing>
                    <wp:anchor distT="0" distB="0" distL="114300" distR="114300" simplePos="0" relativeHeight="251748352" behindDoc="0" locked="0" layoutInCell="1" allowOverlap="1" wp14:anchorId="2C1FF456" wp14:editId="60ED63B4">
                      <wp:simplePos x="0" y="0"/>
                      <wp:positionH relativeFrom="column">
                        <wp:posOffset>489585</wp:posOffset>
                      </wp:positionH>
                      <wp:positionV relativeFrom="paragraph">
                        <wp:posOffset>238125</wp:posOffset>
                      </wp:positionV>
                      <wp:extent cx="1584000" cy="0"/>
                      <wp:effectExtent l="0" t="0" r="35560" b="1905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AF44B2E" id="Straight Connector 27" o:spid="_x0000_s1026" style="position:absolute;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8.55pt,18.75pt" to="163.25pt,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"/>
                  </w:pict>
                </mc:Fallback>
              </mc:AlternateContent>
            </w:r>
            <w:r w:rsidRPr="007F6122">
              <w:rPr>
                <w:rFonts w:ascii="Times New Roman" w:hAnsi="Times New Roman" w:cs="Times New Roman"/>
                <w:b/>
                <w:noProof/>
                <w:sz w:val="26"/>
                <w:szCs w:val="26"/>
              </w:rPr>
              <w:t>KHOA KỸ THUẬT ĐIỀU KHIỂN</w:t>
            </w:r>
          </w:p>
        </w:tc>
        <w:tc>
          <w:tcPr>
            <w:tcW w:w="5387" w:type="dxa"/>
          </w:tcPr>
          <w:p w14:paraId="3DD22E3F" w14:textId="77777777" w:rsidR="00282740"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noProof/>
                <w:sz w:val="26"/>
                <w:szCs w:val="26"/>
              </w:rPr>
              <mc:AlternateContent>
                <mc:Choice Requires="wps">
                  <w:drawing>
                    <wp:anchor distT="0" distB="0" distL="114300" distR="114300" simplePos="0" relativeHeight="251747328" behindDoc="0" locked="0" layoutInCell="1" allowOverlap="1" wp14:anchorId="0E16CFC7" wp14:editId="1C2DC18A">
                      <wp:simplePos x="0" y="0"/>
                      <wp:positionH relativeFrom="column">
                        <wp:posOffset>541655</wp:posOffset>
                      </wp:positionH>
                      <wp:positionV relativeFrom="paragraph">
                        <wp:posOffset>516255</wp:posOffset>
                      </wp:positionV>
                      <wp:extent cx="2124000" cy="0"/>
                      <wp:effectExtent l="0" t="0" r="29210"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B91D96" id="Straight Connector 28" o:spid="_x0000_s1026" style="position:absolute;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5pt,40.65pt" to="209.9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"/>
                  </w:pict>
                </mc:Fallback>
              </mc:AlternateContent>
            </w:r>
            <w:r w:rsidRPr="007F6122">
              <w:rPr>
                <w:rFonts w:ascii="Times New Roman" w:hAnsi="Times New Roman" w:cs="Times New Roman"/>
                <w:b/>
                <w:noProof/>
                <w:spacing w:val="-6"/>
                <w:sz w:val="26"/>
                <w:szCs w:val="26"/>
              </w:rPr>
              <w:t xml:space="preserve">CỘNG HOÀ XÃ HỘI CHỦ NGHĨA VIỆT NAM </w:t>
            </w:r>
          </w:p>
          <w:p w14:paraId="4344EB99" w14:textId="77777777" w:rsidR="005935EB" w:rsidRPr="007F6122" w:rsidRDefault="005935EB" w:rsidP="00FD6CD9">
            <w:pPr>
              <w:spacing w:after="0" w:line="360" w:lineRule="auto"/>
              <w:ind w:left="-108"/>
              <w:jc w:val="center"/>
              <w:rPr>
                <w:rFonts w:ascii="Times New Roman" w:hAnsi="Times New Roman" w:cs="Times New Roman"/>
                <w:b/>
                <w:noProof/>
                <w:spacing w:val="-6"/>
                <w:sz w:val="26"/>
                <w:szCs w:val="26"/>
              </w:rPr>
            </w:pPr>
            <w:r w:rsidRPr="007F6122">
              <w:rPr>
                <w:rFonts w:ascii="Times New Roman" w:hAnsi="Times New Roman" w:cs="Times New Roman"/>
                <w:b/>
                <w:noProof/>
                <w:sz w:val="26"/>
                <w:szCs w:val="26"/>
              </w:rPr>
              <w:t xml:space="preserve">Độc lập </w:t>
            </w:r>
            <w:r w:rsidRPr="007F6122">
              <w:rPr>
                <w:rFonts w:ascii="Times New Roman" w:hAnsi="Times New Roman" w:cs="Times New Roman"/>
                <w:noProof/>
                <w:sz w:val="26"/>
                <w:szCs w:val="26"/>
              </w:rPr>
              <w:t>-</w:t>
            </w:r>
            <w:r w:rsidRPr="007F6122">
              <w:rPr>
                <w:rFonts w:ascii="Times New Roman" w:hAnsi="Times New Roman" w:cs="Times New Roman"/>
                <w:b/>
                <w:noProof/>
                <w:sz w:val="26"/>
                <w:szCs w:val="26"/>
              </w:rPr>
              <w:t xml:space="preserve"> Tự do </w:t>
            </w:r>
            <w:r w:rsidRPr="007F6122">
              <w:rPr>
                <w:rFonts w:ascii="Times New Roman" w:hAnsi="Times New Roman" w:cs="Times New Roman"/>
                <w:noProof/>
                <w:sz w:val="26"/>
                <w:szCs w:val="26"/>
              </w:rPr>
              <w:t>-</w:t>
            </w:r>
            <w:r w:rsidRPr="007F6122">
              <w:rPr>
                <w:rFonts w:ascii="Times New Roman" w:hAnsi="Times New Roman" w:cs="Times New Roman"/>
                <w:b/>
                <w:noProof/>
                <w:sz w:val="26"/>
                <w:szCs w:val="26"/>
              </w:rPr>
              <w:t xml:space="preserve"> Hạnh phúc</w:t>
            </w:r>
          </w:p>
        </w:tc>
      </w:tr>
    </w:tbl>
    <w:p w14:paraId="4BC0CBBF" w14:textId="77777777" w:rsidR="005935EB" w:rsidRPr="005935EB" w:rsidRDefault="005935EB" w:rsidP="005935EB">
      <w:pPr>
        <w:spacing w:after="0" w:line="360" w:lineRule="auto"/>
        <w:jc w:val="center"/>
        <w:rPr>
          <w:rFonts w:ascii="Times New Roman" w:hAnsi="Times New Roman" w:cs="Times New Roman"/>
          <w:noProof/>
          <w:sz w:val="28"/>
          <w:szCs w:val="28"/>
        </w:rPr>
      </w:pPr>
    </w:p>
    <w:p w14:paraId="3E55360E" w14:textId="77777777" w:rsidR="005935EB" w:rsidRPr="005935EB" w:rsidRDefault="005935EB" w:rsidP="005935EB">
      <w:pPr>
        <w:spacing w:after="0" w:line="360" w:lineRule="auto"/>
        <w:jc w:val="center"/>
        <w:rPr>
          <w:rFonts w:ascii="Times New Roman" w:hAnsi="Times New Roman" w:cs="Times New Roman"/>
          <w:noProof/>
          <w:sz w:val="28"/>
          <w:szCs w:val="28"/>
        </w:rPr>
      </w:pPr>
    </w:p>
    <w:p w14:paraId="66077E7E" w14:textId="77777777" w:rsidR="005935EB" w:rsidRPr="005935EB" w:rsidRDefault="005935EB" w:rsidP="005935EB">
      <w:pPr>
        <w:spacing w:after="0" w:line="360" w:lineRule="auto"/>
        <w:jc w:val="center"/>
        <w:rPr>
          <w:rFonts w:ascii="Times New Roman" w:hAnsi="Times New Roman" w:cs="Times New Roman"/>
          <w:noProof/>
          <w:sz w:val="28"/>
          <w:szCs w:val="28"/>
        </w:rPr>
      </w:pPr>
    </w:p>
    <w:p w14:paraId="488C8595" w14:textId="77777777" w:rsidR="005935EB" w:rsidRPr="005935EB" w:rsidRDefault="005935EB" w:rsidP="00B056DF">
      <w:pPr>
        <w:jc w:val="center"/>
        <w:rPr>
          <w:rFonts w:ascii="Times New Roman" w:hAnsi="Times New Roman" w:cs="Times New Roman"/>
          <w:b/>
          <w:noProof/>
          <w:sz w:val="36"/>
          <w:szCs w:val="36"/>
        </w:rPr>
      </w:pPr>
      <w:r w:rsidRPr="005935EB">
        <w:rPr>
          <w:rFonts w:ascii="Times New Roman" w:hAnsi="Times New Roman" w:cs="Times New Roman"/>
          <w:b/>
          <w:noProof/>
          <w:sz w:val="36"/>
          <w:szCs w:val="36"/>
        </w:rPr>
        <w:t>NHIỆM VỤ ĐỒ ÁN TỐT NGHIỆP</w:t>
      </w:r>
    </w:p>
    <w:p w14:paraId="51ED8EDA" w14:textId="77777777" w:rsidR="005935EB" w:rsidRPr="005935EB" w:rsidRDefault="005935EB" w:rsidP="005935EB">
      <w:pPr>
        <w:spacing w:after="0" w:line="360" w:lineRule="auto"/>
        <w:jc w:val="center"/>
        <w:rPr>
          <w:rFonts w:ascii="Times New Roman" w:hAnsi="Times New Roman" w:cs="Times New Roman"/>
          <w:b/>
          <w:noProof/>
          <w:sz w:val="10"/>
          <w:szCs w:val="10"/>
        </w:rPr>
      </w:pPr>
    </w:p>
    <w:p w14:paraId="218E265A" w14:textId="77777777" w:rsidR="005935EB" w:rsidRPr="005935EB" w:rsidRDefault="005935EB" w:rsidP="005935EB">
      <w:pPr>
        <w:spacing w:after="0" w:line="360" w:lineRule="auto"/>
        <w:jc w:val="center"/>
        <w:rPr>
          <w:rFonts w:ascii="Times New Roman" w:hAnsi="Times New Roman" w:cs="Times New Roman"/>
          <w:b/>
          <w:noProof/>
          <w:sz w:val="10"/>
          <w:szCs w:val="10"/>
        </w:rPr>
      </w:pPr>
    </w:p>
    <w:p w14:paraId="65620669" w14:textId="77777777" w:rsidR="005935EB" w:rsidRPr="005935EB" w:rsidRDefault="005935EB" w:rsidP="005935EB">
      <w:pPr>
        <w:spacing w:after="0" w:line="360" w:lineRule="auto"/>
        <w:jc w:val="center"/>
        <w:rPr>
          <w:rFonts w:ascii="Times New Roman" w:hAnsi="Times New Roman" w:cs="Times New Roman"/>
          <w:b/>
          <w:noProof/>
          <w:sz w:val="10"/>
          <w:szCs w:val="10"/>
        </w:rPr>
      </w:pPr>
    </w:p>
    <w:p w14:paraId="7C9CE16D" w14:textId="77777777" w:rsidR="005935EB" w:rsidRPr="005935EB" w:rsidRDefault="005935EB" w:rsidP="005935EB">
      <w:pPr>
        <w:spacing w:after="0" w:line="360" w:lineRule="auto"/>
        <w:jc w:val="center"/>
        <w:rPr>
          <w:rFonts w:ascii="Times New Roman" w:hAnsi="Times New Roman" w:cs="Times New Roman"/>
          <w:b/>
          <w:noProof/>
          <w:sz w:val="10"/>
          <w:szCs w:val="10"/>
        </w:rPr>
      </w:pPr>
    </w:p>
    <w:p w14:paraId="29811965" w14:textId="77777777" w:rsidR="005935EB" w:rsidRPr="005935EB" w:rsidRDefault="005935EB" w:rsidP="005935EB">
      <w:pPr>
        <w:spacing w:after="0" w:line="360" w:lineRule="auto"/>
        <w:rPr>
          <w:rFonts w:ascii="Times New Roman" w:eastAsia="Times New Roman" w:hAnsi="Times New Roman" w:cs="Times New Roman"/>
          <w:sz w:val="28"/>
          <w:szCs w:val="28"/>
        </w:rPr>
      </w:pPr>
      <w:r w:rsidRPr="005935EB">
        <w:rPr>
          <w:rFonts w:ascii="Times New Roman" w:eastAsia="Times New Roman" w:hAnsi="Times New Roman" w:cs="Times New Roman"/>
          <w:sz w:val="28"/>
          <w:szCs w:val="28"/>
        </w:rPr>
        <w:t xml:space="preserve">Họ và tên: Tạ Văn Nam  </w:t>
      </w:r>
      <w:r w:rsidRPr="005935EB">
        <w:rPr>
          <w:rFonts w:ascii="Times New Roman" w:eastAsia="Times New Roman" w:hAnsi="Times New Roman" w:cs="Times New Roman"/>
          <w:b/>
          <w:sz w:val="28"/>
          <w:szCs w:val="28"/>
        </w:rPr>
        <w:t xml:space="preserve"> </w:t>
      </w:r>
      <w:r w:rsidRPr="005935EB">
        <w:rPr>
          <w:rFonts w:ascii="Times New Roman" w:eastAsia="Times New Roman" w:hAnsi="Times New Roman" w:cs="Times New Roman"/>
          <w:sz w:val="28"/>
          <w:szCs w:val="28"/>
        </w:rPr>
        <w:t xml:space="preserve">           </w:t>
      </w:r>
      <w:r w:rsidRPr="005935EB">
        <w:rPr>
          <w:rFonts w:ascii="Times New Roman" w:eastAsia="Times New Roman" w:hAnsi="Times New Roman" w:cs="Times New Roman"/>
          <w:sz w:val="28"/>
          <w:szCs w:val="28"/>
        </w:rPr>
        <w:tab/>
        <w:t>Lớp: TH13B</w:t>
      </w:r>
      <w:r w:rsidRPr="005935EB">
        <w:rPr>
          <w:rFonts w:ascii="Times New Roman" w:eastAsia="Times New Roman" w:hAnsi="Times New Roman" w:cs="Times New Roman"/>
          <w:sz w:val="28"/>
          <w:szCs w:val="28"/>
        </w:rPr>
        <w:tab/>
        <w:t xml:space="preserve">      Khóa: 13 </w:t>
      </w:r>
    </w:p>
    <w:p w14:paraId="58B808D6" w14:textId="77777777" w:rsidR="005935EB" w:rsidRPr="005935EB" w:rsidRDefault="005935EB" w:rsidP="005935EB">
      <w:pPr>
        <w:spacing w:after="0" w:line="360" w:lineRule="auto"/>
        <w:rPr>
          <w:rFonts w:ascii="Times New Roman" w:eastAsia="Times New Roman" w:hAnsi="Times New Roman" w:cs="Times New Roman"/>
          <w:sz w:val="28"/>
          <w:szCs w:val="28"/>
          <w:lang w:val="de-DE"/>
        </w:rPr>
      </w:pPr>
      <w:r w:rsidRPr="005935EB">
        <w:rPr>
          <w:rFonts w:ascii="Times New Roman" w:eastAsia="Times New Roman" w:hAnsi="Times New Roman" w:cs="Times New Roman"/>
          <w:sz w:val="28"/>
          <w:szCs w:val="28"/>
        </w:rPr>
        <w:t xml:space="preserve">Ngành:  </w:t>
      </w:r>
      <w:r w:rsidRPr="005935EB">
        <w:rPr>
          <w:rFonts w:ascii="Times New Roman" w:eastAsia="Times New Roman" w:hAnsi="Times New Roman" w:cs="Times New Roman"/>
          <w:sz w:val="28"/>
          <w:szCs w:val="28"/>
          <w:lang w:val="de-DE"/>
        </w:rPr>
        <w:t xml:space="preserve">CNTT                 </w:t>
      </w:r>
      <w:r w:rsidRPr="005935EB">
        <w:rPr>
          <w:rFonts w:ascii="Times New Roman" w:eastAsia="Times New Roman" w:hAnsi="Times New Roman" w:cs="Times New Roman"/>
          <w:sz w:val="28"/>
          <w:szCs w:val="28"/>
          <w:lang w:val="de-DE"/>
        </w:rPr>
        <w:tab/>
      </w:r>
      <w:r w:rsidRPr="005935EB">
        <w:rPr>
          <w:rFonts w:ascii="Times New Roman" w:eastAsia="Times New Roman" w:hAnsi="Times New Roman" w:cs="Times New Roman"/>
          <w:sz w:val="28"/>
          <w:szCs w:val="28"/>
          <w:lang w:val="de-DE"/>
        </w:rPr>
        <w:tab/>
        <w:t>Chuyên ngành: CNTT</w:t>
      </w:r>
    </w:p>
    <w:p w14:paraId="2737EF15" w14:textId="77777777" w:rsidR="005935EB" w:rsidRPr="005935EB" w:rsidRDefault="005935EB" w:rsidP="005935EB">
      <w:pPr>
        <w:spacing w:after="0" w:line="360" w:lineRule="auto"/>
        <w:rPr>
          <w:rFonts w:ascii="Times New Roman" w:hAnsi="Times New Roman" w:cs="Times New Roman"/>
          <w:noProof/>
          <w:sz w:val="28"/>
          <w:szCs w:val="28"/>
          <w:lang w:val="de-DE"/>
        </w:rPr>
      </w:pPr>
    </w:p>
    <w:p w14:paraId="27DBBD57" w14:textId="77777777"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1. Tên đề tài: Hệ thống quản lý siêu thị - Phân hệ bán hàng và quản lý đơn hàng </w:t>
      </w:r>
      <w:r w:rsidRPr="005935EB">
        <w:rPr>
          <w:rFonts w:ascii="Times New Roman" w:hAnsi="Times New Roman" w:cs="Times New Roman"/>
          <w:noProof/>
          <w:sz w:val="28"/>
          <w:szCs w:val="28"/>
        </w:rPr>
        <w:tab/>
      </w:r>
    </w:p>
    <w:p w14:paraId="33FB7BBD" w14:textId="77777777"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2. Các số liệu ban đầu:</w:t>
      </w:r>
    </w:p>
    <w:p w14:paraId="51C6BFED" w14:textId="77777777"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14:paraId="50BDBEC3" w14:textId="77777777"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14:paraId="1A4C2C9D" w14:textId="77777777"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14:paraId="77583A7B" w14:textId="77777777"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14:paraId="0EC86A69" w14:textId="77777777" w:rsidR="005935EB" w:rsidRPr="005935EB" w:rsidRDefault="005935EB" w:rsidP="005935EB">
      <w:pPr>
        <w:spacing w:after="0" w:line="360" w:lineRule="auto"/>
        <w:rPr>
          <w:rFonts w:ascii="Times New Roman" w:hAnsi="Times New Roman" w:cs="Times New Roman"/>
          <w:noProof/>
          <w:sz w:val="28"/>
          <w:szCs w:val="28"/>
        </w:rPr>
      </w:pPr>
    </w:p>
    <w:p w14:paraId="39A6FD03" w14:textId="77777777"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 xml:space="preserve">3. Nội dung bản thuyết minh: </w:t>
      </w:r>
    </w:p>
    <w:p w14:paraId="56451EC6" w14:textId="77777777" w:rsidR="005935EB" w:rsidRPr="005935EB" w:rsidRDefault="005935EB" w:rsidP="005935EB">
      <w:pPr>
        <w:rPr>
          <w:rFonts w:ascii="Times New Roman" w:hAnsi="Times New Roman" w:cs="Times New Roman"/>
          <w:noProof/>
          <w:sz w:val="28"/>
          <w:szCs w:val="28"/>
        </w:rPr>
      </w:pPr>
      <w:r w:rsidRPr="005935EB">
        <w:rPr>
          <w:rFonts w:ascii="Times New Roman" w:hAnsi="Times New Roman" w:cs="Times New Roman"/>
          <w:noProof/>
          <w:sz w:val="28"/>
          <w:szCs w:val="28"/>
        </w:rPr>
        <w:t>- Phụ lục</w:t>
      </w:r>
    </w:p>
    <w:p w14:paraId="34BA8518" w14:textId="77777777" w:rsidR="005935EB" w:rsidRPr="005935EB" w:rsidRDefault="005935EB" w:rsidP="005935EB">
      <w:pPr>
        <w:rPr>
          <w:rFonts w:ascii="Times New Roman" w:hAnsi="Times New Roman" w:cs="Times New Roman"/>
          <w:noProof/>
          <w:sz w:val="28"/>
          <w:szCs w:val="28"/>
        </w:rPr>
      </w:pPr>
      <w:r w:rsidRPr="005935EB">
        <w:rPr>
          <w:rFonts w:ascii="Times New Roman" w:hAnsi="Times New Roman" w:cs="Times New Roman"/>
          <w:noProof/>
          <w:sz w:val="28"/>
          <w:szCs w:val="28"/>
        </w:rPr>
        <w:t>- Mở đầu</w:t>
      </w:r>
    </w:p>
    <w:p w14:paraId="7290CA86" w14:textId="77777777" w:rsidR="005935EB" w:rsidRPr="005935EB" w:rsidRDefault="005935EB" w:rsidP="005935EB">
      <w:pPr>
        <w:tabs>
          <w:tab w:val="right" w:pos="360"/>
          <w:tab w:val="left" w:pos="2070"/>
        </w:tabs>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 xml:space="preserve">- Chương 1: </w:t>
      </w:r>
      <w:r w:rsidRPr="005935EB">
        <w:rPr>
          <w:rFonts w:ascii="Times New Roman" w:hAnsi="Times New Roman" w:cs="Times New Roman"/>
          <w:sz w:val="28"/>
          <w:szCs w:val="28"/>
        </w:rPr>
        <w:t>Tổng quan đề tài</w:t>
      </w:r>
    </w:p>
    <w:p w14:paraId="37B66A98" w14:textId="77777777"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 xml:space="preserve">- Chương 2: </w:t>
      </w:r>
      <w:r w:rsidRPr="005935EB">
        <w:rPr>
          <w:rFonts w:ascii="Times New Roman" w:hAnsi="Times New Roman" w:cs="Times New Roman"/>
          <w:sz w:val="28"/>
          <w:szCs w:val="28"/>
        </w:rPr>
        <w:t>Sơ đồ phân rã chức năng và use case hệ thống</w:t>
      </w:r>
    </w:p>
    <w:p w14:paraId="6C24230E" w14:textId="77777777" w:rsidR="005935EB" w:rsidRPr="005935EB" w:rsidRDefault="005935EB" w:rsidP="005935EB">
      <w:pPr>
        <w:tabs>
          <w:tab w:val="left" w:pos="2070"/>
        </w:tabs>
        <w:spacing w:after="0" w:line="360" w:lineRule="auto"/>
        <w:rPr>
          <w:rFonts w:ascii="Times New Roman" w:hAnsi="Times New Roman" w:cs="Times New Roman"/>
          <w:sz w:val="28"/>
          <w:szCs w:val="28"/>
        </w:rPr>
      </w:pPr>
      <w:r w:rsidRPr="005935EB">
        <w:rPr>
          <w:rFonts w:ascii="Times New Roman" w:hAnsi="Times New Roman" w:cs="Times New Roman"/>
          <w:noProof/>
          <w:sz w:val="28"/>
          <w:szCs w:val="28"/>
        </w:rPr>
        <w:t xml:space="preserve">- Chương 3: </w:t>
      </w:r>
      <w:r w:rsidRPr="005935EB">
        <w:rPr>
          <w:rFonts w:ascii="Times New Roman" w:hAnsi="Times New Roman" w:cs="Times New Roman"/>
          <w:sz w:val="28"/>
          <w:szCs w:val="28"/>
        </w:rPr>
        <w:t>Xây dựng thiết kế chi tiết hệ thống</w:t>
      </w:r>
    </w:p>
    <w:p w14:paraId="4161C81F" w14:textId="77777777" w:rsidR="005935EB" w:rsidRPr="005935EB" w:rsidRDefault="005935EB" w:rsidP="000457FD">
      <w:pPr>
        <w:tabs>
          <w:tab w:val="left" w:pos="2070"/>
        </w:tabs>
        <w:spacing w:after="0" w:line="360" w:lineRule="auto"/>
        <w:rPr>
          <w:rFonts w:ascii="Times New Roman" w:hAnsi="Times New Roman" w:cs="Times New Roman"/>
          <w:b/>
          <w:noProof/>
          <w:sz w:val="26"/>
          <w:szCs w:val="28"/>
        </w:rPr>
      </w:pPr>
      <w:r w:rsidRPr="005935EB">
        <w:rPr>
          <w:rFonts w:ascii="Times New Roman" w:hAnsi="Times New Roman" w:cs="Times New Roman"/>
          <w:sz w:val="28"/>
          <w:szCs w:val="28"/>
        </w:rPr>
        <w:t>- Chương 4: Xây dựng thiết kế cơ sở dữ liệu</w:t>
      </w:r>
    </w:p>
    <w:p w14:paraId="5F4726CD" w14:textId="77777777" w:rsidR="005935EB" w:rsidRPr="005935EB" w:rsidRDefault="005935EB" w:rsidP="005935EB">
      <w:pPr>
        <w:rPr>
          <w:rFonts w:ascii="Times New Roman" w:hAnsi="Times New Roman" w:cs="Times New Roman"/>
          <w:noProof/>
          <w:sz w:val="28"/>
          <w:szCs w:val="28"/>
        </w:rPr>
      </w:pPr>
    </w:p>
    <w:p w14:paraId="47A862A2" w14:textId="77777777" w:rsidR="005935EB" w:rsidRPr="005935EB" w:rsidRDefault="005935EB" w:rsidP="005935EB">
      <w:pPr>
        <w:rPr>
          <w:rFonts w:ascii="Times New Roman" w:hAnsi="Times New Roman" w:cs="Times New Roman"/>
          <w:noProof/>
          <w:sz w:val="28"/>
          <w:szCs w:val="28"/>
        </w:rPr>
      </w:pPr>
    </w:p>
    <w:p w14:paraId="21DCCABA" w14:textId="77777777"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4. Số lượng, nội dung các bản vẽ và các sản phẩm cụ thể:</w:t>
      </w:r>
    </w:p>
    <w:p w14:paraId="2E5A0E4C" w14:textId="77777777" w:rsidR="005935EB" w:rsidRPr="005935EB" w:rsidRDefault="005935EB" w:rsidP="005935EB">
      <w:pPr>
        <w:spacing w:after="0" w:line="360" w:lineRule="auto"/>
        <w:rPr>
          <w:rFonts w:ascii="Times New Roman" w:hAnsi="Times New Roman" w:cs="Times New Roman"/>
          <w:noProof/>
          <w:sz w:val="28"/>
          <w:szCs w:val="28"/>
        </w:rPr>
      </w:pPr>
      <w:r w:rsidRPr="005935EB">
        <w:rPr>
          <w:rFonts w:ascii="Times New Roman" w:hAnsi="Times New Roman" w:cs="Times New Roman"/>
          <w:noProof/>
          <w:sz w:val="28"/>
          <w:szCs w:val="28"/>
        </w:rPr>
        <w:t>…………………………………………………………………………………………………………………………………………………………………………</w:t>
      </w:r>
    </w:p>
    <w:p w14:paraId="4FE35373" w14:textId="77777777"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14:paraId="5F053473" w14:textId="77777777"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14:paraId="65B9F92A" w14:textId="77777777" w:rsidR="005935EB" w:rsidRPr="005935EB" w:rsidRDefault="005935EB" w:rsidP="005935EB">
      <w:pPr>
        <w:spacing w:after="0" w:line="360" w:lineRule="auto"/>
        <w:ind w:left="720" w:hanging="720"/>
        <w:rPr>
          <w:rFonts w:ascii="Times New Roman" w:hAnsi="Times New Roman" w:cs="Times New Roman"/>
          <w:noProof/>
          <w:sz w:val="28"/>
          <w:szCs w:val="28"/>
        </w:rPr>
      </w:pPr>
      <w:r w:rsidRPr="005935EB">
        <w:rPr>
          <w:rFonts w:ascii="Times New Roman" w:hAnsi="Times New Roman" w:cs="Times New Roman"/>
          <w:noProof/>
          <w:sz w:val="28"/>
          <w:szCs w:val="28"/>
        </w:rPr>
        <w:t>……………………………………………………………………………………</w:t>
      </w:r>
    </w:p>
    <w:p w14:paraId="2A98B4D9" w14:textId="77777777" w:rsidR="005935EB" w:rsidRPr="005935EB" w:rsidRDefault="005935EB" w:rsidP="000D22DD">
      <w:pPr>
        <w:rPr>
          <w:rFonts w:ascii="Times New Roman" w:hAnsi="Times New Roman" w:cs="Times New Roman"/>
          <w:noProof/>
          <w:sz w:val="28"/>
          <w:szCs w:val="28"/>
        </w:rPr>
      </w:pPr>
      <w:r w:rsidRPr="005935EB">
        <w:rPr>
          <w:rFonts w:ascii="Times New Roman" w:hAnsi="Times New Roman" w:cs="Times New Roman"/>
          <w:noProof/>
          <w:sz w:val="28"/>
          <w:szCs w:val="28"/>
        </w:rPr>
        <w:t>5. Cán bộ hướng dẫn:</w:t>
      </w:r>
    </w:p>
    <w:p w14:paraId="3F5EB496" w14:textId="77777777" w:rsidR="005935EB" w:rsidRPr="005935EB" w:rsidRDefault="005935EB" w:rsidP="000D22DD">
      <w:pPr>
        <w:rPr>
          <w:rFonts w:ascii="Times New Roman" w:hAnsi="Times New Roman" w:cs="Times New Roman"/>
          <w:b/>
          <w:noProof/>
          <w:sz w:val="28"/>
          <w:szCs w:val="28"/>
        </w:rPr>
      </w:pPr>
      <w:r w:rsidRPr="005935EB">
        <w:rPr>
          <w:rFonts w:ascii="Times New Roman" w:hAnsi="Times New Roman" w:cs="Times New Roman"/>
          <w:noProof/>
          <w:sz w:val="28"/>
          <w:szCs w:val="28"/>
        </w:rPr>
        <w:t>GVC. TS Nguyễn Thị Hiền</w:t>
      </w:r>
    </w:p>
    <w:p w14:paraId="2F42AA79" w14:textId="77777777" w:rsidR="005935EB" w:rsidRPr="005935EB" w:rsidRDefault="005935EB" w:rsidP="005935E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5935EB" w:rsidRPr="005935EB" w14:paraId="70ED8B9C" w14:textId="77777777" w:rsidTr="00FD6CD9">
        <w:trPr>
          <w:trHeight w:val="2899"/>
        </w:trPr>
        <w:tc>
          <w:tcPr>
            <w:tcW w:w="4253" w:type="dxa"/>
          </w:tcPr>
          <w:p w14:paraId="2B929E7A" w14:textId="77777777"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giao: ..../..../2019</w:t>
            </w:r>
          </w:p>
          <w:p w14:paraId="32D682D7" w14:textId="77777777" w:rsidR="005935EB" w:rsidRPr="005935EB" w:rsidRDefault="005935EB" w:rsidP="00FD6CD9">
            <w:pPr>
              <w:spacing w:after="0" w:line="360" w:lineRule="auto"/>
              <w:jc w:val="center"/>
              <w:rPr>
                <w:rFonts w:ascii="Times New Roman" w:hAnsi="Times New Roman" w:cs="Times New Roman"/>
                <w:noProof/>
                <w:sz w:val="28"/>
                <w:szCs w:val="28"/>
              </w:rPr>
            </w:pPr>
          </w:p>
          <w:p w14:paraId="6A6647BF" w14:textId="77777777"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Chủ nhiệm bộ môn</w:t>
            </w:r>
          </w:p>
          <w:p w14:paraId="70DB5BD3" w14:textId="77777777" w:rsidR="005935EB" w:rsidRPr="005935EB" w:rsidRDefault="005935EB" w:rsidP="00FD6CD9">
            <w:pPr>
              <w:spacing w:after="0" w:line="360" w:lineRule="auto"/>
              <w:jc w:val="center"/>
              <w:rPr>
                <w:rFonts w:ascii="Times New Roman" w:hAnsi="Times New Roman" w:cs="Times New Roman"/>
                <w:noProof/>
                <w:sz w:val="28"/>
                <w:szCs w:val="28"/>
              </w:rPr>
            </w:pPr>
          </w:p>
          <w:p w14:paraId="2A5EAE02" w14:textId="77777777" w:rsidR="005935EB" w:rsidRPr="005935EB" w:rsidRDefault="005935EB" w:rsidP="00FD6CD9">
            <w:pPr>
              <w:spacing w:after="0" w:line="360" w:lineRule="auto"/>
              <w:jc w:val="center"/>
              <w:rPr>
                <w:rFonts w:ascii="Times New Roman" w:hAnsi="Times New Roman" w:cs="Times New Roman"/>
                <w:noProof/>
                <w:sz w:val="28"/>
                <w:szCs w:val="28"/>
              </w:rPr>
            </w:pPr>
          </w:p>
          <w:p w14:paraId="0D463C0D" w14:textId="77777777" w:rsidR="005935EB" w:rsidRPr="005935EB" w:rsidRDefault="005935EB" w:rsidP="00FD6CD9">
            <w:pPr>
              <w:spacing w:after="0" w:line="360" w:lineRule="auto"/>
              <w:jc w:val="center"/>
              <w:rPr>
                <w:rFonts w:ascii="Times New Roman" w:hAnsi="Times New Roman" w:cs="Times New Roman"/>
                <w:noProof/>
                <w:sz w:val="28"/>
                <w:szCs w:val="28"/>
              </w:rPr>
            </w:pPr>
          </w:p>
          <w:p w14:paraId="5A7A7079" w14:textId="77777777" w:rsidR="005935EB" w:rsidRPr="005935EB" w:rsidRDefault="005935EB" w:rsidP="00FD6CD9">
            <w:pPr>
              <w:spacing w:after="0" w:line="360" w:lineRule="auto"/>
              <w:jc w:val="center"/>
              <w:rPr>
                <w:rFonts w:ascii="Times New Roman" w:hAnsi="Times New Roman" w:cs="Times New Roman"/>
                <w:b/>
                <w:noProof/>
                <w:sz w:val="28"/>
                <w:szCs w:val="28"/>
              </w:rPr>
            </w:pPr>
          </w:p>
          <w:p w14:paraId="2639C32D" w14:textId="77777777" w:rsidR="005935EB" w:rsidRPr="005935EB" w:rsidRDefault="005935EB" w:rsidP="00FD6CD9">
            <w:pPr>
              <w:spacing w:after="0" w:line="360" w:lineRule="auto"/>
              <w:jc w:val="center"/>
              <w:rPr>
                <w:rFonts w:ascii="Times New Roman" w:hAnsi="Times New Roman" w:cs="Times New Roman"/>
                <w:noProof/>
                <w:sz w:val="28"/>
                <w:szCs w:val="28"/>
              </w:rPr>
            </w:pPr>
          </w:p>
        </w:tc>
        <w:tc>
          <w:tcPr>
            <w:tcW w:w="5040" w:type="dxa"/>
          </w:tcPr>
          <w:p w14:paraId="11015A6F" w14:textId="77777777"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Ngày hoàn thành: ...../...../2019</w:t>
            </w:r>
          </w:p>
          <w:p w14:paraId="7BF719EE" w14:textId="77777777" w:rsidR="005935EB" w:rsidRPr="005935EB" w:rsidRDefault="005935EB" w:rsidP="00FD6CD9">
            <w:pPr>
              <w:spacing w:after="0" w:line="360" w:lineRule="auto"/>
              <w:jc w:val="center"/>
              <w:rPr>
                <w:rFonts w:ascii="Times New Roman" w:hAnsi="Times New Roman" w:cs="Times New Roman"/>
                <w:i/>
                <w:noProof/>
                <w:sz w:val="28"/>
                <w:szCs w:val="28"/>
              </w:rPr>
            </w:pPr>
            <w:r w:rsidRPr="005935EB">
              <w:rPr>
                <w:rFonts w:ascii="Times New Roman" w:hAnsi="Times New Roman" w:cs="Times New Roman"/>
                <w:i/>
                <w:noProof/>
                <w:sz w:val="28"/>
                <w:szCs w:val="28"/>
              </w:rPr>
              <w:t>Hà Nội, ngày ..... tháng ..... năm 2019</w:t>
            </w:r>
          </w:p>
          <w:p w14:paraId="51AAB5D9" w14:textId="77777777" w:rsidR="005935EB" w:rsidRPr="005935EB" w:rsidRDefault="005935EB" w:rsidP="00FD6CD9">
            <w:pPr>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Cán bộ hướng dẫn</w:t>
            </w:r>
          </w:p>
          <w:p w14:paraId="1D0F1F60" w14:textId="77777777" w:rsidR="005935EB" w:rsidRPr="005935EB" w:rsidRDefault="005935EB" w:rsidP="00FD6CD9">
            <w:pPr>
              <w:spacing w:after="0" w:line="360" w:lineRule="auto"/>
              <w:jc w:val="center"/>
              <w:rPr>
                <w:rFonts w:ascii="Times New Roman" w:hAnsi="Times New Roman" w:cs="Times New Roman"/>
                <w:noProof/>
                <w:sz w:val="28"/>
                <w:szCs w:val="28"/>
              </w:rPr>
            </w:pPr>
          </w:p>
          <w:p w14:paraId="68335BAC" w14:textId="77777777" w:rsidR="005935EB" w:rsidRPr="005935EB" w:rsidRDefault="005935EB" w:rsidP="00FD6CD9">
            <w:pPr>
              <w:spacing w:after="0" w:line="360" w:lineRule="auto"/>
              <w:jc w:val="center"/>
              <w:rPr>
                <w:rFonts w:ascii="Times New Roman" w:hAnsi="Times New Roman" w:cs="Times New Roman"/>
                <w:noProof/>
                <w:sz w:val="28"/>
                <w:szCs w:val="28"/>
              </w:rPr>
            </w:pPr>
          </w:p>
          <w:p w14:paraId="1550BF5C" w14:textId="77777777" w:rsidR="005935EB" w:rsidRPr="005935EB" w:rsidRDefault="005935EB" w:rsidP="00FD6CD9">
            <w:pPr>
              <w:spacing w:after="0" w:line="360" w:lineRule="auto"/>
              <w:jc w:val="center"/>
              <w:rPr>
                <w:rFonts w:ascii="Times New Roman" w:hAnsi="Times New Roman" w:cs="Times New Roman"/>
                <w:noProof/>
                <w:sz w:val="28"/>
                <w:szCs w:val="28"/>
              </w:rPr>
            </w:pPr>
          </w:p>
          <w:p w14:paraId="55C9F926" w14:textId="77777777" w:rsidR="005935EB" w:rsidRPr="005935EB" w:rsidRDefault="005935EB" w:rsidP="00FD6CD9">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GVC. TS Nguyễn Thị Hiền</w:t>
            </w:r>
          </w:p>
          <w:p w14:paraId="406800A5" w14:textId="77777777" w:rsidR="005935EB" w:rsidRPr="005935EB" w:rsidRDefault="005935EB" w:rsidP="00FD6CD9">
            <w:pPr>
              <w:spacing w:after="0" w:line="360" w:lineRule="auto"/>
              <w:jc w:val="center"/>
              <w:rPr>
                <w:rFonts w:ascii="Times New Roman" w:hAnsi="Times New Roman" w:cs="Times New Roman"/>
                <w:b/>
                <w:noProof/>
                <w:sz w:val="28"/>
                <w:szCs w:val="28"/>
              </w:rPr>
            </w:pPr>
          </w:p>
        </w:tc>
      </w:tr>
    </w:tbl>
    <w:p w14:paraId="6411DF6C" w14:textId="77777777" w:rsidR="005935EB" w:rsidRPr="005935EB" w:rsidRDefault="005935EB" w:rsidP="005935EB">
      <w:pPr>
        <w:spacing w:after="0" w:line="360" w:lineRule="auto"/>
        <w:jc w:val="center"/>
        <w:rPr>
          <w:rFonts w:ascii="Times New Roman" w:hAnsi="Times New Roman" w:cs="Times New Roman"/>
          <w:noProof/>
          <w:sz w:val="28"/>
          <w:szCs w:val="28"/>
        </w:rPr>
      </w:pPr>
    </w:p>
    <w:p w14:paraId="1CB526E6" w14:textId="77777777" w:rsidR="005935EB" w:rsidRPr="005935EB" w:rsidRDefault="005935EB" w:rsidP="005935EB">
      <w:pPr>
        <w:tabs>
          <w:tab w:val="left" w:pos="-630"/>
        </w:tabs>
        <w:spacing w:after="0" w:line="360" w:lineRule="auto"/>
        <w:jc w:val="center"/>
        <w:rPr>
          <w:rFonts w:ascii="Times New Roman" w:hAnsi="Times New Roman" w:cs="Times New Roman"/>
          <w:b/>
          <w:noProof/>
          <w:sz w:val="28"/>
          <w:szCs w:val="28"/>
        </w:rPr>
      </w:pPr>
      <w:r w:rsidRPr="005935EB">
        <w:rPr>
          <w:rFonts w:ascii="Times New Roman" w:hAnsi="Times New Roman" w:cs="Times New Roman"/>
          <w:b/>
          <w:noProof/>
          <w:sz w:val="28"/>
          <w:szCs w:val="28"/>
        </w:rPr>
        <w:t>Học viên thực hiện</w:t>
      </w:r>
    </w:p>
    <w:p w14:paraId="6CA21846" w14:textId="77777777" w:rsidR="005935EB" w:rsidRPr="005935EB" w:rsidRDefault="005935EB" w:rsidP="005935EB">
      <w:pPr>
        <w:spacing w:after="0" w:line="360" w:lineRule="auto"/>
        <w:jc w:val="center"/>
        <w:rPr>
          <w:rFonts w:ascii="Times New Roman" w:hAnsi="Times New Roman" w:cs="Times New Roman"/>
          <w:noProof/>
          <w:sz w:val="28"/>
          <w:szCs w:val="28"/>
        </w:rPr>
      </w:pPr>
      <w:r w:rsidRPr="005935EB">
        <w:rPr>
          <w:rFonts w:ascii="Times New Roman" w:hAnsi="Times New Roman" w:cs="Times New Roman"/>
          <w:noProof/>
          <w:sz w:val="28"/>
          <w:szCs w:val="28"/>
        </w:rPr>
        <w:t>Đã hoàn thành và nộp đồ án ngày ..... tháng ..... năm 2019.</w:t>
      </w:r>
    </w:p>
    <w:p w14:paraId="218A23A7" w14:textId="77777777" w:rsidR="005935EB" w:rsidRPr="005935EB" w:rsidRDefault="005935EB" w:rsidP="005935EB">
      <w:pPr>
        <w:spacing w:after="0" w:line="360" w:lineRule="auto"/>
        <w:ind w:firstLine="900"/>
        <w:jc w:val="center"/>
        <w:rPr>
          <w:rFonts w:ascii="Times New Roman" w:hAnsi="Times New Roman" w:cs="Times New Roman"/>
          <w:noProof/>
          <w:sz w:val="28"/>
          <w:szCs w:val="28"/>
        </w:rPr>
      </w:pPr>
      <w:r w:rsidRPr="005935EB">
        <w:rPr>
          <w:rFonts w:ascii="Times New Roman" w:hAnsi="Times New Roman" w:cs="Times New Roman"/>
          <w:noProof/>
          <w:sz w:val="28"/>
          <w:szCs w:val="28"/>
        </w:rPr>
        <w:t xml:space="preserve">              </w:t>
      </w:r>
    </w:p>
    <w:p w14:paraId="4B8678A3" w14:textId="77777777" w:rsidR="005935EB" w:rsidRPr="00FA5D99" w:rsidRDefault="005935EB" w:rsidP="005935EB">
      <w:pPr>
        <w:spacing w:after="0" w:line="360" w:lineRule="auto"/>
        <w:jc w:val="center"/>
        <w:rPr>
          <w:noProof/>
          <w:sz w:val="28"/>
          <w:szCs w:val="28"/>
        </w:rPr>
      </w:pPr>
    </w:p>
    <w:p w14:paraId="00CEDD2F" w14:textId="77777777" w:rsidR="00935235" w:rsidRPr="005935EB" w:rsidRDefault="00935235" w:rsidP="00935235">
      <w:pPr>
        <w:rPr>
          <w:rFonts w:ascii="Times New Roman" w:hAnsi="Times New Roman" w:cs="Times New Roman"/>
          <w:b/>
          <w:color w:val="000000" w:themeColor="text1"/>
          <w:sz w:val="28"/>
          <w:szCs w:val="28"/>
        </w:rPr>
      </w:pPr>
    </w:p>
    <w:p w14:paraId="1B0810FE" w14:textId="77777777" w:rsidR="00935235" w:rsidRDefault="00935235" w:rsidP="00935235">
      <w:pPr>
        <w:rPr>
          <w:rFonts w:ascii="Times New Roman" w:hAnsi="Times New Roman" w:cs="Times New Roman"/>
          <w:b/>
          <w:color w:val="000000" w:themeColor="text1"/>
          <w:sz w:val="28"/>
          <w:szCs w:val="28"/>
        </w:rPr>
      </w:pPr>
    </w:p>
    <w:p w14:paraId="1F80AD9A" w14:textId="77777777" w:rsidR="00F1302F" w:rsidRPr="005935EB" w:rsidRDefault="00F1302F" w:rsidP="00935235">
      <w:pPr>
        <w:rPr>
          <w:rFonts w:ascii="Times New Roman" w:hAnsi="Times New Roman" w:cs="Times New Roman"/>
          <w:b/>
          <w:color w:val="000000" w:themeColor="text1"/>
          <w:sz w:val="28"/>
          <w:szCs w:val="28"/>
        </w:rPr>
      </w:pPr>
    </w:p>
    <w:p w14:paraId="2690BD4F" w14:textId="77777777" w:rsidR="00BF6BE1" w:rsidRDefault="00BF6BE1">
      <w:pPr>
        <w:rPr>
          <w:rFonts w:ascii="Times New Roman" w:hAnsi="Times New Roman" w:cs="Times New Roman"/>
          <w:b/>
          <w:sz w:val="28"/>
          <w:szCs w:val="28"/>
        </w:rPr>
      </w:pPr>
      <w:r>
        <w:rPr>
          <w:rFonts w:ascii="Times New Roman" w:hAnsi="Times New Roman" w:cs="Times New Roman"/>
          <w:b/>
          <w:sz w:val="28"/>
          <w:szCs w:val="28"/>
        </w:rPr>
        <w:br w:type="page"/>
      </w:r>
    </w:p>
    <w:p w14:paraId="19BB3F0E" w14:textId="77777777" w:rsidR="00022333" w:rsidRPr="00C60B13" w:rsidRDefault="00022333" w:rsidP="006742DE">
      <w:pPr>
        <w:spacing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CẢM ƠN</w:t>
      </w:r>
    </w:p>
    <w:p w14:paraId="3F6EB286" w14:textId="77777777"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 xml:space="preserve">Đầu tiên, em xin gửi lời cảm ơn chân thành đến quý Thầy, Cô khoa Công nghệ Thông tin, </w:t>
      </w:r>
      <w:del w:id="2" w:author="hien nguyen" w:date="2019-05-02T08:53:00Z">
        <w:r w:rsidR="00022333" w:rsidRPr="00C60B13" w:rsidDel="00170BB6">
          <w:rPr>
            <w:rFonts w:ascii="Times New Roman" w:hAnsi="Times New Roman" w:cs="Times New Roman"/>
            <w:sz w:val="28"/>
            <w:szCs w:val="28"/>
          </w:rPr>
          <w:delText xml:space="preserve">trường </w:delText>
        </w:r>
      </w:del>
      <w:r w:rsidR="00022333" w:rsidRPr="00C60B13">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14:paraId="14C383E1" w14:textId="77777777"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14:paraId="2BA70B95" w14:textId="77777777"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14:paraId="4274197D" w14:textId="77777777" w:rsidR="00022333" w:rsidRPr="00C60B13" w:rsidRDefault="008035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C76F30" w:rsidRPr="00C60B13">
        <w:rPr>
          <w:rFonts w:ascii="Times New Roman" w:hAnsi="Times New Roman" w:cs="Times New Roman"/>
          <w:sz w:val="28"/>
          <w:szCs w:val="28"/>
        </w:rPr>
        <w:t xml:space="preserve"> </w:t>
      </w:r>
      <w:r w:rsidR="00022333" w:rsidRPr="00C60B13">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14:paraId="7B029963" w14:textId="77777777" w:rsidR="00022333" w:rsidRPr="00C60B13" w:rsidRDefault="0002233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 xin chân thành cảm ơn!</w:t>
      </w:r>
    </w:p>
    <w:p w14:paraId="2DC36806" w14:textId="77777777" w:rsidR="00022333" w:rsidRPr="00C60B13" w:rsidRDefault="00022333" w:rsidP="00C60B13">
      <w:pPr>
        <w:spacing w:line="360" w:lineRule="auto"/>
        <w:jc w:val="both"/>
        <w:rPr>
          <w:rFonts w:ascii="Times New Roman" w:hAnsi="Times New Roman" w:cs="Times New Roman"/>
          <w:sz w:val="28"/>
          <w:szCs w:val="28"/>
        </w:rPr>
      </w:pPr>
    </w:p>
    <w:p w14:paraId="3C7A67CD" w14:textId="77777777" w:rsidR="00022333" w:rsidRPr="00C60B13" w:rsidRDefault="00022333" w:rsidP="00170BB6">
      <w:pPr>
        <w:spacing w:line="360" w:lineRule="auto"/>
        <w:jc w:val="right"/>
        <w:rPr>
          <w:rFonts w:ascii="Times New Roman" w:hAnsi="Times New Roman" w:cs="Times New Roman"/>
          <w:sz w:val="28"/>
          <w:szCs w:val="28"/>
        </w:rPr>
        <w:pPrChange w:id="3" w:author="hien nguyen" w:date="2019-05-02T08:53:00Z">
          <w:pPr>
            <w:spacing w:line="360" w:lineRule="auto"/>
            <w:jc w:val="both"/>
          </w:pPr>
        </w:pPrChange>
      </w:pPr>
      <w:r w:rsidRPr="00C60B13">
        <w:rPr>
          <w:rFonts w:ascii="Times New Roman" w:hAnsi="Times New Roman" w:cs="Times New Roman"/>
          <w:sz w:val="28"/>
          <w:szCs w:val="28"/>
        </w:rPr>
        <w:t xml:space="preserve"> Hà Nội, ngày 10 tháng 03 năm 2019</w:t>
      </w:r>
    </w:p>
    <w:p w14:paraId="3EECF119" w14:textId="77777777" w:rsidR="00022333" w:rsidRPr="00C60B13" w:rsidRDefault="0002233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14:paraId="22EA2CD1" w14:textId="77777777" w:rsidR="00022333" w:rsidRPr="00C60B13" w:rsidRDefault="00022333" w:rsidP="00E67FAD">
      <w:pPr>
        <w:spacing w:after="100" w:afterAutospacing="1" w:line="360" w:lineRule="auto"/>
        <w:jc w:val="center"/>
        <w:rPr>
          <w:rFonts w:ascii="Times New Roman" w:hAnsi="Times New Roman" w:cs="Times New Roman"/>
          <w:b/>
          <w:sz w:val="28"/>
          <w:szCs w:val="28"/>
        </w:rPr>
      </w:pPr>
      <w:r w:rsidRPr="00C60B13">
        <w:rPr>
          <w:rFonts w:ascii="Times New Roman" w:hAnsi="Times New Roman" w:cs="Times New Roman"/>
          <w:b/>
          <w:sz w:val="28"/>
          <w:szCs w:val="28"/>
        </w:rPr>
        <w:lastRenderedPageBreak/>
        <w:t>L</w:t>
      </w:r>
      <w:r w:rsidR="002B560E">
        <w:rPr>
          <w:rFonts w:ascii="Times New Roman" w:hAnsi="Times New Roman" w:cs="Times New Roman"/>
          <w:b/>
          <w:sz w:val="28"/>
          <w:szCs w:val="28"/>
        </w:rPr>
        <w:t>ỜI MỞ ĐẦU</w:t>
      </w:r>
    </w:p>
    <w:p w14:paraId="0CC61483" w14:textId="77777777" w:rsidR="00022333" w:rsidRPr="00C60B13"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Kinh doanh dù lớn hay nhỏ đều cần có </w:t>
      </w:r>
      <w:hyperlink r:id="rId8" w:history="1">
        <w:r w:rsidRPr="00C60B13">
          <w:rPr>
            <w:rStyle w:val="Hyperlink"/>
            <w:rFonts w:ascii="Times New Roman" w:hAnsi="Times New Roman" w:cs="Times New Roman"/>
            <w:color w:val="000000" w:themeColor="text1"/>
            <w:sz w:val="28"/>
            <w:szCs w:val="28"/>
            <w:u w:val="none"/>
            <w:shd w:val="clear" w:color="auto" w:fill="FFFFFF"/>
          </w:rPr>
          <w:t>một</w:t>
        </w:r>
      </w:hyperlink>
      <w:r w:rsidRPr="00C60B13">
        <w:rPr>
          <w:rFonts w:ascii="Times New Roman" w:hAnsi="Times New Roman" w:cs="Times New Roman"/>
          <w:color w:val="000000" w:themeColor="text1"/>
          <w:sz w:val="28"/>
          <w:szCs w:val="28"/>
        </w:rPr>
        <w:t xml:space="preserve"> hệ thống quản lý hay còn gọi là phần mềm quản lý bán hàng</w:t>
      </w:r>
      <w:r w:rsidRPr="00C60B13">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ins w:id="4" w:author="hien nguyen" w:date="2019-05-02T08:53:00Z">
        <w:r w:rsidR="00170BB6">
          <w:rPr>
            <w:rFonts w:ascii="Times New Roman" w:hAnsi="Times New Roman" w:cs="Times New Roman"/>
            <w:color w:val="000000" w:themeColor="text1"/>
            <w:sz w:val="28"/>
            <w:szCs w:val="28"/>
            <w:shd w:val="clear" w:color="auto" w:fill="FFFFFF"/>
          </w:rPr>
          <w:t>V</w:t>
        </w:r>
      </w:ins>
      <w:del w:id="5" w:author="hien nguyen" w:date="2019-05-02T08:53:00Z">
        <w:r w:rsidRPr="00C60B13" w:rsidDel="00170BB6">
          <w:rPr>
            <w:rFonts w:ascii="Times New Roman" w:hAnsi="Times New Roman" w:cs="Times New Roman"/>
            <w:color w:val="000000" w:themeColor="text1"/>
            <w:sz w:val="28"/>
            <w:szCs w:val="28"/>
            <w:shd w:val="clear" w:color="auto" w:fill="FFFFFF"/>
          </w:rPr>
          <w:delText>v</w:delText>
        </w:r>
      </w:del>
      <w:r w:rsidRPr="00C60B13">
        <w:rPr>
          <w:rFonts w:ascii="Times New Roman" w:hAnsi="Times New Roman" w:cs="Times New Roman"/>
          <w:color w:val="000000" w:themeColor="text1"/>
          <w:sz w:val="28"/>
          <w:szCs w:val="28"/>
          <w:shd w:val="clear" w:color="auto" w:fill="FFFFFF"/>
        </w:rPr>
        <w:t xml:space="preserve">ì vậy </w:t>
      </w:r>
      <w:ins w:id="6" w:author="hien nguyen" w:date="2019-05-02T08:53:00Z">
        <w:r w:rsidR="00170BB6">
          <w:rPr>
            <w:rFonts w:ascii="Times New Roman" w:hAnsi="Times New Roman" w:cs="Times New Roman"/>
            <w:color w:val="000000" w:themeColor="text1"/>
            <w:sz w:val="28"/>
            <w:szCs w:val="28"/>
            <w:shd w:val="clear" w:color="auto" w:fill="FFFFFF"/>
          </w:rPr>
          <w:t>đồ án</w:t>
        </w:r>
      </w:ins>
      <w:del w:id="7" w:author="hien nguyen" w:date="2019-05-02T08:53:00Z">
        <w:r w:rsidRPr="00C60B13" w:rsidDel="00170BB6">
          <w:rPr>
            <w:rFonts w:ascii="Times New Roman" w:hAnsi="Times New Roman" w:cs="Times New Roman"/>
            <w:color w:val="000000" w:themeColor="text1"/>
            <w:sz w:val="28"/>
            <w:szCs w:val="28"/>
            <w:shd w:val="clear" w:color="auto" w:fill="FFFFFF"/>
          </w:rPr>
          <w:delText>chúng tôi</w:delText>
        </w:r>
      </w:del>
      <w:r w:rsidRPr="00C60B13">
        <w:rPr>
          <w:rFonts w:ascii="Times New Roman" w:hAnsi="Times New Roman" w:cs="Times New Roman"/>
          <w:color w:val="000000" w:themeColor="text1"/>
          <w:sz w:val="28"/>
          <w:szCs w:val="28"/>
          <w:shd w:val="clear" w:color="auto" w:fill="FFFFFF"/>
        </w:rPr>
        <w:t xml:space="preserve"> </w:t>
      </w:r>
      <w:ins w:id="8" w:author="hien nguyen" w:date="2019-05-02T08:54:00Z">
        <w:r w:rsidR="00170BB6">
          <w:rPr>
            <w:rFonts w:ascii="Times New Roman" w:hAnsi="Times New Roman" w:cs="Times New Roman"/>
            <w:color w:val="000000" w:themeColor="text1"/>
            <w:sz w:val="28"/>
            <w:szCs w:val="28"/>
            <w:shd w:val="clear" w:color="auto" w:fill="FFFFFF"/>
          </w:rPr>
          <w:t>sẽ</w:t>
        </w:r>
      </w:ins>
      <w:del w:id="9" w:author="hien nguyen" w:date="2019-05-02T08:54:00Z">
        <w:r w:rsidRPr="00C60B13" w:rsidDel="00170BB6">
          <w:rPr>
            <w:rFonts w:ascii="Times New Roman" w:hAnsi="Times New Roman" w:cs="Times New Roman"/>
            <w:color w:val="000000" w:themeColor="text1"/>
            <w:sz w:val="28"/>
            <w:szCs w:val="28"/>
            <w:shd w:val="clear" w:color="auto" w:fill="FFFFFF"/>
          </w:rPr>
          <w:delText>muốn</w:delText>
        </w:r>
      </w:del>
      <w:r w:rsidRPr="00C60B13">
        <w:rPr>
          <w:rFonts w:ascii="Times New Roman" w:hAnsi="Times New Roman" w:cs="Times New Roman"/>
          <w:color w:val="000000" w:themeColor="text1"/>
          <w:sz w:val="28"/>
          <w:szCs w:val="28"/>
          <w:shd w:val="clear" w:color="auto" w:fill="FFFFFF"/>
        </w:rPr>
        <w:t xml:space="preserve"> xây dựng </w:t>
      </w:r>
      <w:del w:id="10" w:author="hien nguyen" w:date="2019-05-02T08:54:00Z">
        <w:r w:rsidRPr="00C60B13" w:rsidDel="00170BB6">
          <w:rPr>
            <w:rFonts w:ascii="Times New Roman" w:hAnsi="Times New Roman" w:cs="Times New Roman"/>
            <w:color w:val="000000" w:themeColor="text1"/>
            <w:sz w:val="28"/>
            <w:szCs w:val="28"/>
            <w:shd w:val="clear" w:color="auto" w:fill="FFFFFF"/>
          </w:rPr>
          <w:delText xml:space="preserve">lên </w:delText>
        </w:r>
      </w:del>
      <w:r w:rsidRPr="00C60B13">
        <w:rPr>
          <w:rFonts w:ascii="Times New Roman" w:hAnsi="Times New Roman" w:cs="Times New Roman"/>
          <w:color w:val="000000" w:themeColor="text1"/>
          <w:sz w:val="28"/>
          <w:szCs w:val="28"/>
          <w:shd w:val="clear" w:color="auto" w:fill="FFFFFF"/>
        </w:rPr>
        <w:t xml:space="preserve">1 hệ thống quản lý siêu thị </w:t>
      </w:r>
      <w:del w:id="11" w:author="hien nguyen" w:date="2019-05-02T08:54:00Z">
        <w:r w:rsidRPr="00C60B13" w:rsidDel="00170BB6">
          <w:rPr>
            <w:rFonts w:ascii="Times New Roman" w:hAnsi="Times New Roman" w:cs="Times New Roman"/>
            <w:color w:val="000000" w:themeColor="text1"/>
            <w:sz w:val="28"/>
            <w:szCs w:val="28"/>
            <w:shd w:val="clear" w:color="auto" w:fill="FFFFFF"/>
          </w:rPr>
          <w:delText xml:space="preserve">nó sẽ </w:delText>
        </w:r>
      </w:del>
      <w:r w:rsidRPr="00C60B13">
        <w:rPr>
          <w:rFonts w:ascii="Times New Roman" w:hAnsi="Times New Roman" w:cs="Times New Roman"/>
          <w:color w:val="000000" w:themeColor="text1"/>
          <w:sz w:val="28"/>
          <w:szCs w:val="28"/>
          <w:shd w:val="clear" w:color="auto" w:fill="FFFFFF"/>
        </w:rPr>
        <w:t xml:space="preserve">áp dụng được cho các siêu thị vừa và nhỏ cũng như các của hàng với nhiều sản phẩm kinh doanh khác nhau như cửa hàng thời trang, giày dép, điện thoại, đồ ăn,… Sử dụng hệ thống quản lý siêu thị sẽ giúp </w:t>
      </w:r>
      <w:del w:id="12" w:author="hien nguyen" w:date="2019-05-02T08:55:00Z">
        <w:r w:rsidRPr="00C60B13" w:rsidDel="00170BB6">
          <w:rPr>
            <w:rFonts w:ascii="Times New Roman" w:hAnsi="Times New Roman" w:cs="Times New Roman"/>
            <w:color w:val="000000" w:themeColor="text1"/>
            <w:sz w:val="28"/>
            <w:szCs w:val="28"/>
            <w:shd w:val="clear" w:color="auto" w:fill="FFFFFF"/>
          </w:rPr>
          <w:delText xml:space="preserve">bạn </w:delText>
        </w:r>
      </w:del>
      <w:ins w:id="13" w:author="hien nguyen" w:date="2019-05-02T08:55:00Z">
        <w:r w:rsidR="00170BB6">
          <w:rPr>
            <w:rFonts w:ascii="Times New Roman" w:hAnsi="Times New Roman" w:cs="Times New Roman"/>
            <w:color w:val="000000" w:themeColor="text1"/>
            <w:sz w:val="28"/>
            <w:szCs w:val="28"/>
            <w:shd w:val="clear" w:color="auto" w:fill="FFFFFF"/>
          </w:rPr>
          <w:t>khách hàng</w:t>
        </w:r>
        <w:r w:rsidR="00170BB6" w:rsidRPr="00C60B13">
          <w:rPr>
            <w:rFonts w:ascii="Times New Roman" w:hAnsi="Times New Roman" w:cs="Times New Roman"/>
            <w:color w:val="000000" w:themeColor="text1"/>
            <w:sz w:val="28"/>
            <w:szCs w:val="28"/>
            <w:shd w:val="clear" w:color="auto" w:fill="FFFFFF"/>
          </w:rPr>
          <w:t xml:space="preserve"> </w:t>
        </w:r>
      </w:ins>
      <w:r w:rsidRPr="00C60B13">
        <w:rPr>
          <w:rFonts w:ascii="Times New Roman" w:hAnsi="Times New Roman" w:cs="Times New Roman"/>
          <w:color w:val="000000" w:themeColor="text1"/>
          <w:sz w:val="28"/>
          <w:szCs w:val="28"/>
          <w:shd w:val="clear" w:color="auto" w:fill="FFFFFF"/>
        </w:rPr>
        <w:t>tiết kiệm 80% thời gian công sức chi phí cho việc quản lý và bán hàng. Chúng tôi hướng tới xây dựng một hệ thống với các ưu điểm:</w:t>
      </w:r>
    </w:p>
    <w:p w14:paraId="260D9D1D" w14:textId="77777777"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Bán hàng nhanh chóng: Phần mềm quản lý bán hàng cần tối ưu cho thao tác, tạo đơn hàng, in hóa đơn, thanh toán nhanh.</w:t>
      </w:r>
    </w:p>
    <w:p w14:paraId="73512BDC" w14:textId="77777777"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14:paraId="0C0C9E52" w14:textId="77777777"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Linh động: Các cửa hàng nhỏ thường không có mô hình nhất quán, chuyên nghiệp cao nên phần mềm cần linh hoạt với các quy mô cửa hàng khác nhau.</w:t>
      </w:r>
    </w:p>
    <w:p w14:paraId="5B226BF5" w14:textId="77777777"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t>Chuyên nghiệp về mảng kế toán: Phải phản ánh đầy đủ và chính xác dòng tiền ra vào, xuất – nhập – tồn hàng hóa,… Báo cáo đầy đủ, chính xác lãi lỗ, theo dõi công nợ, đối soát dễ dàng.</w:t>
      </w:r>
    </w:p>
    <w:p w14:paraId="52946A5F" w14:textId="77777777" w:rsidR="00022333" w:rsidRPr="00C60B13"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8"/>
          <w:szCs w:val="28"/>
        </w:rPr>
      </w:pPr>
      <w:r w:rsidRPr="00C60B13">
        <w:rPr>
          <w:rFonts w:ascii="Times New Roman" w:eastAsia="Times New Roman" w:hAnsi="Times New Roman" w:cs="Times New Roman"/>
          <w:color w:val="2D2D2D"/>
          <w:sz w:val="28"/>
          <w:szCs w:val="28"/>
        </w:rPr>
        <w:lastRenderedPageBreak/>
        <w:t>Đa dạng phương thức thanh toán: Phần mềm quản lý bán hàng cần tích hợp nhiều hình thức thanh toán, thuận tiện cho cả người mua lẫn người bán hàng</w:t>
      </w:r>
    </w:p>
    <w:p w14:paraId="22C1AC95" w14:textId="77777777" w:rsidR="00472DBB" w:rsidRPr="00C60B13"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14:paraId="7B06A372" w14:textId="6AA4F850" w:rsidR="0085437A" w:rsidRPr="00C60B13" w:rsidRDefault="00A44BA7" w:rsidP="00D5357D">
      <w:pPr>
        <w:pStyle w:val="Heading1"/>
        <w:spacing w:line="360" w:lineRule="auto"/>
        <w:jc w:val="center"/>
        <w:rPr>
          <w:rFonts w:ascii="Times New Roman" w:hAnsi="Times New Roman" w:cs="Times New Roman"/>
          <w:b/>
          <w:color w:val="000000" w:themeColor="text1"/>
          <w:sz w:val="28"/>
          <w:szCs w:val="28"/>
          <w:shd w:val="clear" w:color="auto" w:fill="FFFFFF"/>
        </w:rPr>
        <w:pPrChange w:id="14" w:author="hien nguyen" w:date="2019-05-02T09:05:00Z">
          <w:pPr>
            <w:pStyle w:val="Heading1"/>
            <w:spacing w:line="360" w:lineRule="auto"/>
            <w:jc w:val="both"/>
          </w:pPr>
        </w:pPrChange>
      </w:pPr>
      <w:bookmarkStart w:id="15" w:name="_Toc6997669"/>
      <w:r w:rsidRPr="00C60B13">
        <w:rPr>
          <w:rFonts w:ascii="Times New Roman" w:hAnsi="Times New Roman" w:cs="Times New Roman"/>
          <w:b/>
          <w:color w:val="000000" w:themeColor="text1"/>
          <w:sz w:val="28"/>
          <w:szCs w:val="28"/>
          <w:shd w:val="clear" w:color="auto" w:fill="FFFFFF"/>
        </w:rPr>
        <w:lastRenderedPageBreak/>
        <w:t>CHƯƠNG I</w:t>
      </w:r>
      <w:r w:rsidR="00EF290D" w:rsidRPr="00C60B13">
        <w:rPr>
          <w:rFonts w:ascii="Times New Roman" w:hAnsi="Times New Roman" w:cs="Times New Roman"/>
          <w:b/>
          <w:color w:val="000000" w:themeColor="text1"/>
          <w:sz w:val="28"/>
          <w:szCs w:val="28"/>
          <w:shd w:val="clear" w:color="auto" w:fill="FFFFFF"/>
        </w:rPr>
        <w:t>: TỔNG QUAN</w:t>
      </w:r>
      <w:ins w:id="16" w:author="hien nguyen" w:date="2019-05-02T09:10:00Z">
        <w:r w:rsidR="00A519D3">
          <w:rPr>
            <w:rFonts w:ascii="Times New Roman" w:hAnsi="Times New Roman" w:cs="Times New Roman"/>
            <w:b/>
            <w:color w:val="000000" w:themeColor="text1"/>
            <w:sz w:val="28"/>
            <w:szCs w:val="28"/>
            <w:shd w:val="clear" w:color="auto" w:fill="FFFFFF"/>
          </w:rPr>
          <w:t xml:space="preserve"> VỀ HỆ </w:t>
        </w:r>
        <w:commentRangeStart w:id="17"/>
        <w:r w:rsidR="00A519D3">
          <w:rPr>
            <w:rFonts w:ascii="Times New Roman" w:hAnsi="Times New Roman" w:cs="Times New Roman"/>
            <w:b/>
            <w:color w:val="000000" w:themeColor="text1"/>
            <w:sz w:val="28"/>
            <w:szCs w:val="28"/>
            <w:shd w:val="clear" w:color="auto" w:fill="FFFFFF"/>
          </w:rPr>
          <w:t>THỐNG</w:t>
        </w:r>
      </w:ins>
      <w:commentRangeEnd w:id="17"/>
      <w:ins w:id="18" w:author="hien nguyen" w:date="2019-05-02T09:11:00Z">
        <w:r w:rsidR="00A519D3">
          <w:rPr>
            <w:rStyle w:val="CommentReference"/>
            <w:rFonts w:asciiTheme="minorHAnsi" w:eastAsiaTheme="minorHAnsi" w:hAnsiTheme="minorHAnsi" w:cstheme="minorBidi"/>
            <w:color w:val="auto"/>
          </w:rPr>
          <w:commentReference w:id="17"/>
        </w:r>
      </w:ins>
      <w:ins w:id="19" w:author="hien nguyen" w:date="2019-05-02T09:10:00Z">
        <w:r w:rsidR="00A519D3">
          <w:rPr>
            <w:rFonts w:ascii="Times New Roman" w:hAnsi="Times New Roman" w:cs="Times New Roman"/>
            <w:b/>
            <w:color w:val="000000" w:themeColor="text1"/>
            <w:sz w:val="28"/>
            <w:szCs w:val="28"/>
            <w:shd w:val="clear" w:color="auto" w:fill="FFFFFF"/>
          </w:rPr>
          <w:t xml:space="preserve"> </w:t>
        </w:r>
      </w:ins>
      <w:del w:id="20" w:author="hien nguyen" w:date="2019-05-02T09:10:00Z">
        <w:r w:rsidR="00EF290D" w:rsidRPr="00C60B13" w:rsidDel="00A519D3">
          <w:rPr>
            <w:rFonts w:ascii="Times New Roman" w:hAnsi="Times New Roman" w:cs="Times New Roman"/>
            <w:b/>
            <w:color w:val="000000" w:themeColor="text1"/>
            <w:sz w:val="28"/>
            <w:szCs w:val="28"/>
            <w:shd w:val="clear" w:color="auto" w:fill="FFFFFF"/>
          </w:rPr>
          <w:delText xml:space="preserve"> ĐỀ TÀI</w:delText>
        </w:r>
        <w:r w:rsidR="0085437A" w:rsidRPr="00C60B13" w:rsidDel="00A519D3">
          <w:rPr>
            <w:rFonts w:ascii="Times New Roman" w:hAnsi="Times New Roman" w:cs="Times New Roman"/>
            <w:b/>
            <w:color w:val="000000" w:themeColor="text1"/>
            <w:sz w:val="28"/>
            <w:szCs w:val="28"/>
            <w:shd w:val="clear" w:color="auto" w:fill="FFFFFF"/>
          </w:rPr>
          <w:delText>.</w:delText>
        </w:r>
      </w:del>
      <w:bookmarkEnd w:id="15"/>
    </w:p>
    <w:p w14:paraId="48B94C04" w14:textId="77777777"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21" w:name="_Toc6997670"/>
      <w:r w:rsidRPr="00C60B13">
        <w:rPr>
          <w:rFonts w:ascii="Times New Roman" w:hAnsi="Times New Roman" w:cs="Times New Roman"/>
          <w:b/>
          <w:sz w:val="28"/>
          <w:szCs w:val="28"/>
        </w:rPr>
        <w:t>Mục đích và phạm vi của hệ thống.</w:t>
      </w:r>
      <w:bookmarkEnd w:id="21"/>
    </w:p>
    <w:p w14:paraId="07A61C2F" w14:textId="77777777" w:rsidR="00AC10B4" w:rsidRPr="00C60B13" w:rsidRDefault="00AC10B4" w:rsidP="00C60B13">
      <w:pPr>
        <w:spacing w:line="360" w:lineRule="auto"/>
        <w:ind w:firstLine="420"/>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14:paraId="0A93EBAD" w14:textId="77777777" w:rsidR="00AC10B4" w:rsidRPr="00C60B13" w:rsidRDefault="00AC10B4" w:rsidP="00C60B13">
      <w:pPr>
        <w:spacing w:line="360" w:lineRule="auto"/>
        <w:jc w:val="both"/>
        <w:rPr>
          <w:rFonts w:ascii="Times New Roman" w:hAnsi="Times New Roman" w:cs="Times New Roman"/>
          <w:color w:val="000000" w:themeColor="text1"/>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bán hàng</w:t>
      </w:r>
      <w:r w:rsidRPr="00C60B13">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14:paraId="67C512F4" w14:textId="77777777" w:rsidR="0085437A" w:rsidRPr="00C60B13" w:rsidRDefault="00AC10B4" w:rsidP="00C60B13">
      <w:pPr>
        <w:spacing w:line="360" w:lineRule="auto"/>
        <w:jc w:val="both"/>
        <w:rPr>
          <w:rFonts w:ascii="Times New Roman" w:hAnsi="Times New Roman" w:cs="Times New Roman"/>
          <w:b/>
          <w:sz w:val="28"/>
          <w:szCs w:val="28"/>
        </w:rPr>
      </w:pPr>
      <w:r w:rsidRPr="00C60B13">
        <w:rPr>
          <w:rFonts w:ascii="Times New Roman" w:hAnsi="Times New Roman" w:cs="Times New Roman"/>
          <w:color w:val="000000" w:themeColor="text1"/>
          <w:sz w:val="28"/>
          <w:szCs w:val="28"/>
        </w:rPr>
        <w:t xml:space="preserve">    </w:t>
      </w:r>
      <w:r w:rsidR="00E20AD6" w:rsidRPr="00C60B13">
        <w:rPr>
          <w:rFonts w:ascii="Times New Roman" w:hAnsi="Times New Roman" w:cs="Times New Roman"/>
          <w:color w:val="000000" w:themeColor="text1"/>
          <w:sz w:val="28"/>
          <w:szCs w:val="28"/>
        </w:rPr>
        <w:t xml:space="preserve">  </w:t>
      </w:r>
      <w:r w:rsidRPr="00C60B13">
        <w:rPr>
          <w:rFonts w:ascii="Times New Roman" w:hAnsi="Times New Roman" w:cs="Times New Roman"/>
          <w:i/>
          <w:color w:val="000000" w:themeColor="text1"/>
          <w:sz w:val="28"/>
          <w:szCs w:val="28"/>
        </w:rPr>
        <w:t>Phân hệ quản lý đơn hàng</w:t>
      </w:r>
      <w:r w:rsidRPr="00C60B13">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14:paraId="0E7502F2" w14:textId="77777777" w:rsidR="0085437A" w:rsidRPr="00C60B13" w:rsidRDefault="0085437A" w:rsidP="00C60B13">
      <w:pPr>
        <w:pStyle w:val="ListParagraph"/>
        <w:numPr>
          <w:ilvl w:val="1"/>
          <w:numId w:val="2"/>
        </w:numPr>
        <w:spacing w:line="360" w:lineRule="auto"/>
        <w:jc w:val="both"/>
        <w:outlineLvl w:val="1"/>
        <w:rPr>
          <w:rFonts w:ascii="Times New Roman" w:hAnsi="Times New Roman" w:cs="Times New Roman"/>
          <w:b/>
          <w:sz w:val="28"/>
          <w:szCs w:val="28"/>
        </w:rPr>
      </w:pPr>
      <w:bookmarkStart w:id="22" w:name="_Toc6997671"/>
      <w:r w:rsidRPr="00C60B13">
        <w:rPr>
          <w:rFonts w:ascii="Times New Roman" w:hAnsi="Times New Roman" w:cs="Times New Roman"/>
          <w:b/>
          <w:sz w:val="28"/>
          <w:szCs w:val="28"/>
        </w:rPr>
        <w:t>Các hệ thống có liên quan.</w:t>
      </w:r>
      <w:bookmarkEnd w:id="22"/>
    </w:p>
    <w:p w14:paraId="39FEAB65" w14:textId="77777777"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14:paraId="7A022558" w14:textId="77777777" w:rsidR="00262061" w:rsidRPr="00C60B13" w:rsidRDefault="00262061" w:rsidP="00C60B13">
      <w:pPr>
        <w:spacing w:line="360" w:lineRule="auto"/>
        <w:ind w:firstLine="420"/>
        <w:jc w:val="both"/>
        <w:rPr>
          <w:rFonts w:ascii="Times New Roman" w:hAnsi="Times New Roman" w:cs="Times New Roman"/>
          <w:sz w:val="28"/>
          <w:szCs w:val="28"/>
        </w:rPr>
      </w:pPr>
      <w:r w:rsidRPr="00C60B13">
        <w:rPr>
          <w:rFonts w:ascii="Times New Roman" w:hAnsi="Times New Roman" w:cs="Times New Roman"/>
          <w:sz w:val="28"/>
          <w:szCs w:val="28"/>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14:paraId="3F5F9123" w14:textId="77777777" w:rsidR="00262061" w:rsidRPr="00C60B13" w:rsidRDefault="00262061" w:rsidP="00C60B13">
      <w:pPr>
        <w:spacing w:line="360" w:lineRule="auto"/>
        <w:jc w:val="both"/>
        <w:rPr>
          <w:rFonts w:ascii="Times New Roman" w:hAnsi="Times New Roman" w:cs="Times New Roman"/>
          <w:sz w:val="28"/>
          <w:szCs w:val="28"/>
        </w:rPr>
      </w:pPr>
    </w:p>
    <w:p w14:paraId="504FC268" w14:textId="77777777" w:rsidR="00884F28"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2266801C" wp14:editId="514D75C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1EE1EFB1" w14:textId="77777777" w:rsidR="00F051E4" w:rsidRPr="00C60B13" w:rsidRDefault="00884F28" w:rsidP="008F4026">
      <w:pPr>
        <w:pStyle w:val="Caption"/>
        <w:spacing w:line="360" w:lineRule="auto"/>
        <w:jc w:val="center"/>
        <w:rPr>
          <w:rFonts w:ascii="Times New Roman" w:hAnsi="Times New Roman" w:cs="Times New Roman"/>
          <w:sz w:val="28"/>
          <w:szCs w:val="28"/>
        </w:rPr>
      </w:pPr>
      <w:bookmarkStart w:id="23" w:name="_Toc6993062"/>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Website Kiotviet, các lĩnh vực có thể quản lý</w:t>
      </w:r>
      <w:bookmarkEnd w:id="23"/>
    </w:p>
    <w:p w14:paraId="5CB51FF5" w14:textId="77777777" w:rsidR="00F051E4" w:rsidRPr="00C60B13" w:rsidRDefault="00F051E4" w:rsidP="00C60B13">
      <w:pPr>
        <w:spacing w:line="360" w:lineRule="auto"/>
        <w:jc w:val="both"/>
        <w:rPr>
          <w:rFonts w:ascii="Times New Roman" w:hAnsi="Times New Roman" w:cs="Times New Roman"/>
          <w:sz w:val="28"/>
          <w:szCs w:val="28"/>
        </w:rPr>
      </w:pPr>
    </w:p>
    <w:p w14:paraId="2B97DEDC" w14:textId="77777777"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3AB672C" wp14:editId="01A1D8B5">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C4D6420" w14:textId="77777777" w:rsidR="00F601E6" w:rsidRPr="00C60B13" w:rsidRDefault="00B0128B" w:rsidP="008F4026">
      <w:pPr>
        <w:pStyle w:val="Caption"/>
        <w:spacing w:line="360" w:lineRule="auto"/>
        <w:jc w:val="center"/>
        <w:rPr>
          <w:rFonts w:ascii="Times New Roman" w:hAnsi="Times New Roman" w:cs="Times New Roman"/>
          <w:sz w:val="28"/>
          <w:szCs w:val="28"/>
        </w:rPr>
      </w:pPr>
      <w:bookmarkStart w:id="24" w:name="_Toc6993063"/>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của hệ thống kiotviet</w:t>
      </w:r>
      <w:bookmarkEnd w:id="24"/>
    </w:p>
    <w:p w14:paraId="40072765" w14:textId="77777777"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Sau khi đăng kí dùng thử thành công ta có giao diện bán hàng gồm: </w:t>
      </w:r>
    </w:p>
    <w:p w14:paraId="6D7F2CA0" w14:textId="77777777"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14:paraId="42DFD549" w14:textId="77777777"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14:paraId="20061F5F" w14:textId="77777777" w:rsidR="00262061" w:rsidRPr="00C60B13" w:rsidRDefault="00262061" w:rsidP="00C60B13">
      <w:pPr>
        <w:pStyle w:val="ListParagraph"/>
        <w:numPr>
          <w:ilvl w:val="0"/>
          <w:numId w:val="3"/>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Bên phải giao diện là khu vực hiển thị thông tin khách hàng, thông tin hóa đơn, thời gian hóa đơn, thông tin thanh toán và nút thanh toán</w:t>
      </w:r>
    </w:p>
    <w:p w14:paraId="25EE4ECA" w14:textId="77777777" w:rsidR="00262061" w:rsidRPr="00C60B13" w:rsidRDefault="00262061" w:rsidP="00C60B13">
      <w:pPr>
        <w:spacing w:line="360" w:lineRule="auto"/>
        <w:jc w:val="both"/>
        <w:rPr>
          <w:rFonts w:ascii="Times New Roman" w:hAnsi="Times New Roman" w:cs="Times New Roman"/>
          <w:sz w:val="28"/>
          <w:szCs w:val="28"/>
        </w:rPr>
      </w:pPr>
    </w:p>
    <w:p w14:paraId="4251559A" w14:textId="77777777" w:rsidR="00B0128B" w:rsidRPr="00C60B13" w:rsidRDefault="0026206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39034370" wp14:editId="4D3EF58E">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54DD3F4" w14:textId="77777777" w:rsidR="00684FB2" w:rsidRPr="00C60B13" w:rsidRDefault="00B0128B" w:rsidP="008F4026">
      <w:pPr>
        <w:pStyle w:val="Caption"/>
        <w:spacing w:line="360" w:lineRule="auto"/>
        <w:jc w:val="center"/>
        <w:rPr>
          <w:rFonts w:ascii="Times New Roman" w:hAnsi="Times New Roman" w:cs="Times New Roman"/>
          <w:sz w:val="28"/>
          <w:szCs w:val="28"/>
        </w:rPr>
      </w:pPr>
      <w:bookmarkStart w:id="25" w:name="_Toc6993064"/>
      <w:r w:rsidRPr="00C60B13">
        <w:rPr>
          <w:rFonts w:ascii="Times New Roman" w:hAnsi="Times New Roman" w:cs="Times New Roman"/>
          <w:color w:val="000000" w:themeColor="text1"/>
          <w:sz w:val="28"/>
          <w:szCs w:val="28"/>
        </w:rPr>
        <w:t>Hình 1.2.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quản lý của hệ thống kiotviet</w:t>
      </w:r>
      <w:bookmarkEnd w:id="25"/>
    </w:p>
    <w:p w14:paraId="55C91DC4" w14:textId="77777777" w:rsidR="00B0128B" w:rsidRPr="00C60B13" w:rsidRDefault="00B0128B" w:rsidP="00C60B13">
      <w:pPr>
        <w:spacing w:line="360" w:lineRule="auto"/>
        <w:jc w:val="both"/>
        <w:rPr>
          <w:rFonts w:ascii="Times New Roman" w:hAnsi="Times New Roman" w:cs="Times New Roman"/>
          <w:sz w:val="28"/>
          <w:szCs w:val="28"/>
        </w:rPr>
      </w:pPr>
    </w:p>
    <w:p w14:paraId="1F87D826" w14:textId="77777777" w:rsidR="00262061" w:rsidRPr="00C60B13" w:rsidRDefault="0026206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quản lý bao gồm: </w:t>
      </w:r>
    </w:p>
    <w:p w14:paraId="397BEB84" w14:textId="77777777"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14:paraId="62070C41" w14:textId="77777777" w:rsidR="00262061" w:rsidRPr="00C60B13" w:rsidRDefault="00262061" w:rsidP="00C60B13">
      <w:pPr>
        <w:pStyle w:val="ListParagraph"/>
        <w:numPr>
          <w:ilvl w:val="0"/>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hàng hóa bao gồm: </w:t>
      </w:r>
    </w:p>
    <w:p w14:paraId="436E09A2" w14:textId="77777777"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Danh mục hàng hóa phép xem danh sách hàng hóa theo các điều kiện lọc, khai báo 1 hàng hóa mới, nhập xuất hàng hóa bằng excel.</w:t>
      </w:r>
    </w:p>
    <w:p w14:paraId="6F745488" w14:textId="77777777"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Thiết lập giá: điều chỉnh giá bán cho hàng hóa, giao diện có thể tìm kiếm lọc hàng hóa theo các điều kiện, xuất excel</w:t>
      </w:r>
    </w:p>
    <w:p w14:paraId="5CDBC696" w14:textId="77777777" w:rsidR="00262061" w:rsidRPr="00C60B13" w:rsidRDefault="00262061" w:rsidP="00C60B13">
      <w:pPr>
        <w:pStyle w:val="ListParagraph"/>
        <w:numPr>
          <w:ilvl w:val="1"/>
          <w:numId w:val="4"/>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Kiểm kho: giao diện hiển thị danh sách các phiếu kiểm kho, có thể xem tìm kiếm phiếu kiểm kho theo các điều kiện, thêm mới 1 phiếu kiểm kho, nhập xuất bằng excel.</w:t>
      </w:r>
    </w:p>
    <w:p w14:paraId="765E58F5" w14:textId="77777777"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giao dịch bao gồm:</w:t>
      </w:r>
    </w:p>
    <w:p w14:paraId="1C87A17F" w14:textId="77777777"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hiển thị danh sách các hóa đơn bán hàng, tìm kiếm theo mã hóa đơn, mã hoặc tên hàng, lọc theo các điều kiện. Xuất danh sách đơn hàng ra excel</w:t>
      </w:r>
    </w:p>
    <w:p w14:paraId="1A4B4D98" w14:textId="77777777"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Trả hàng: hiển thị danh sach các đơn trả hàng của khách hàng, giao diện cho phép tìm kiếm và lọc các đơn trả hàng theo các điệu kiện. Cho phép tạo đơn trả hàng. Xuất danh sách đơn trả hàng ra excel.</w:t>
      </w:r>
    </w:p>
    <w:p w14:paraId="55EC8C7F" w14:textId="77777777"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hàng: hiển thị danh sách các phiếu nhập hàng, giao diện cho phép tìm kiếm và lọc theo các điều kiện khác nhau. Cho phép nhập xuất bằng excel</w:t>
      </w:r>
    </w:p>
    <w:p w14:paraId="6ED6BA87" w14:textId="77777777"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Trả hàng nhập: hiển thị danh sách các phiếu trả hàng nhập, giao diện cho phép tìm kiếm và lọc theo các điều kiện khách nhau. Cho phép nhập xuất phiếu trả hàng nhập bằng excel. </w:t>
      </w:r>
    </w:p>
    <w:p w14:paraId="3EBEB771" w14:textId="77777777" w:rsidR="00262061" w:rsidRPr="00C60B13" w:rsidRDefault="00262061" w:rsidP="00C60B13">
      <w:pPr>
        <w:pStyle w:val="ListParagraph"/>
        <w:numPr>
          <w:ilvl w:val="0"/>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đối tác bao gồm:</w:t>
      </w:r>
    </w:p>
    <w:p w14:paraId="35904131" w14:textId="77777777"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Khách hàng: giao diện hiển thị danh sách khách hàng, cho phép tìm kiếm và lọc khách hàng theo các điều kiện khác nhau. Cho phép nhập xuất khách hàng bằng excel hoặc thêm mới khách hàng trên giao diện.</w:t>
      </w:r>
    </w:p>
    <w:p w14:paraId="7A21D827" w14:textId="77777777" w:rsidR="00262061" w:rsidRPr="00C60B13" w:rsidRDefault="00262061" w:rsidP="00C60B13">
      <w:pPr>
        <w:pStyle w:val="ListParagraph"/>
        <w:numPr>
          <w:ilvl w:val="1"/>
          <w:numId w:val="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Nhà cung cấp: giao diện hiển thị danh sách nhà cung cấp, cho phép tìm kiếm và lọc nhà cung cấp theo các điều kiện khác nhau. Cho phép nhập xuất nhà cung cấp bằng excel hoặc thêm mới nhà cung cấp trên giao diện.</w:t>
      </w:r>
    </w:p>
    <w:p w14:paraId="7F6E4AD2" w14:textId="77777777"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Quản lý sổ quỹ : giao diện hiển thị tất các các loại phiếu thu phiếu chi, hiện thị tổng thu, tổng chi. Cho phép tìm kiếm phiếu thu, chi theo mã phiếu theo ghi </w:t>
      </w:r>
      <w:r w:rsidRPr="00C60B13">
        <w:rPr>
          <w:rFonts w:ascii="Times New Roman" w:hAnsi="Times New Roman" w:cs="Times New Roman"/>
          <w:sz w:val="28"/>
          <w:szCs w:val="28"/>
        </w:rPr>
        <w:lastRenderedPageBreak/>
        <w:t>chú. Lọc phiếu thu chi theo thời gian, loại chứng từ, trạng thái người tạo, nhân viên, người nộp nhận. Thêm mới phiếu thu, chi . Xuất danh sách ra file excel.</w:t>
      </w:r>
    </w:p>
    <w:p w14:paraId="453967D4" w14:textId="77777777" w:rsidR="00262061" w:rsidRPr="00C60B13" w:rsidRDefault="00262061" w:rsidP="00C60B13">
      <w:pPr>
        <w:pStyle w:val="ListParagraph"/>
        <w:numPr>
          <w:ilvl w:val="0"/>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Báo cáo của hệ thống kiotviet cho người dùng xem báo cáo với độ tùy biến cao và linh hoạt theo các điều kiện khác nhau: </w:t>
      </w:r>
    </w:p>
    <w:p w14:paraId="46510E80" w14:textId="77777777"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14:paraId="2EA62037" w14:textId="77777777"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bán hàng: người dùng có thể xem báo cáo bán hàng và tinh chỉnh kiểu hiển thị, xem báo cáo với các điều kiện: mối quan tâm (thời gian, lợi nhuận, trả hàng, nhân viên), báo các theo thời gian. In báo cáo.</w:t>
      </w:r>
    </w:p>
    <w:p w14:paraId="362E9E0C" w14:textId="77777777"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đặt hàng: xem báo cáo đặt hàng và tinh chỉnh kiểu hiển thị, báo cáo với các điều kiện khác nhau: thời gian, mối quan tâm, khách hàng, hàng hóa, loại hàng hóa, nhóm hàng hóa, nhân viên. In báo cáo.</w:t>
      </w:r>
    </w:p>
    <w:p w14:paraId="3571F173" w14:textId="77777777"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hàng hóa: xem báo cáo hàng hóa và tinh chỉnh kiểu hiển thị, báo cáo với các điều kiện khác nhau: mối quan tâm, thời gian, hàng hóa, loại hàng hóa, nhóm hàng hóa. In báo cáo.</w:t>
      </w:r>
    </w:p>
    <w:p w14:paraId="6F48A05E" w14:textId="77777777" w:rsidR="00262061" w:rsidRPr="00C60B13" w:rsidRDefault="00262061" w:rsidP="00C60B13">
      <w:pPr>
        <w:pStyle w:val="ListParagraph"/>
        <w:numPr>
          <w:ilvl w:val="1"/>
          <w:numId w:val="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khách hàng: xem báo cáo khách hàng và tinh chỉnh kiểu hiển thị, báo cáo theo các điều kiện khác nhau: mối quan tâm, thời gian, khách hàng. In báo cáo</w:t>
      </w:r>
    </w:p>
    <w:p w14:paraId="503D1CF3" w14:textId="77777777"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nhà cung cấp: xem báo cáo nhà cung cấp và tinh chỉnh hiển thị, báo cao theo các điều kiện khác nhau: mối quan tâm, thời gian, nhà cung cấp. In báo cáo.</w:t>
      </w:r>
    </w:p>
    <w:p w14:paraId="538C7835" w14:textId="77777777"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nhân viên: xem báo cáo nhân viên và tinh chỉnh kiểu hiển thị, báo cáo theo các điều kiện khác nhau: Mối quan tâm, thời gian, hàng hóa, loại hàng hóa, nhóm hàng hóa, người bán. In báo cáo.</w:t>
      </w:r>
    </w:p>
    <w:p w14:paraId="4EEC729A" w14:textId="77777777"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Báo cáo kênh bán hàng: xem báo cáo kênh bán hàng và tinh chỉnh kiểu hiển thị, báo theo các điều kiện khác nhau: mối quan tâm, thời gian, kênh bán.</w:t>
      </w:r>
    </w:p>
    <w:p w14:paraId="5FF5669E" w14:textId="77777777" w:rsidR="00262061" w:rsidRPr="00C60B13" w:rsidRDefault="00262061" w:rsidP="00C60B13">
      <w:pPr>
        <w:pStyle w:val="ListParagraph"/>
        <w:numPr>
          <w:ilvl w:val="1"/>
          <w:numId w:val="6"/>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Báo cáo tài chính: xem báo cáo tài chính và tinh chỉnh kiểu hiển thị, báo cáo theo điều kiện: thời gian.</w:t>
      </w:r>
    </w:p>
    <w:p w14:paraId="646EB215" w14:textId="77777777" w:rsidR="00262061" w:rsidRPr="00C60B13" w:rsidRDefault="00262061" w:rsidP="00C60B13">
      <w:pPr>
        <w:tabs>
          <w:tab w:val="left" w:pos="1080"/>
        </w:tabs>
        <w:spacing w:line="360" w:lineRule="auto"/>
        <w:jc w:val="both"/>
        <w:rPr>
          <w:rFonts w:ascii="Times New Roman" w:hAnsi="Times New Roman" w:cs="Times New Roman"/>
          <w:sz w:val="28"/>
          <w:szCs w:val="28"/>
        </w:rPr>
      </w:pPr>
    </w:p>
    <w:p w14:paraId="05B2C50C" w14:textId="77777777" w:rsidR="00262061" w:rsidRPr="00C60B13" w:rsidRDefault="00262061" w:rsidP="00C60B13">
      <w:p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Sau khi khảo sát hệ thống Kiotviet: </w:t>
      </w:r>
    </w:p>
    <w:p w14:paraId="363E02AD" w14:textId="77777777"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14:paraId="03F96BDC" w14:textId="77777777" w:rsidR="00262061" w:rsidRPr="00C60B13"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Nhược điểm:  không tạo được các chương trình khuyến mãi, khó sử dụng với những người chưa có nghiệp vụ bán hàng.</w:t>
      </w:r>
    </w:p>
    <w:p w14:paraId="12AB9591" w14:textId="77777777" w:rsidR="00262061" w:rsidRPr="00C60B13" w:rsidRDefault="006B41A2"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br w:type="page"/>
      </w:r>
    </w:p>
    <w:p w14:paraId="5B958975" w14:textId="77777777" w:rsidR="0085437A" w:rsidRPr="00C60B13" w:rsidRDefault="0085437A" w:rsidP="00E76F28">
      <w:pPr>
        <w:pStyle w:val="ListParagraph"/>
        <w:numPr>
          <w:ilvl w:val="1"/>
          <w:numId w:val="2"/>
        </w:numPr>
        <w:spacing w:line="360" w:lineRule="auto"/>
        <w:jc w:val="both"/>
        <w:outlineLvl w:val="1"/>
        <w:rPr>
          <w:rFonts w:ascii="Times New Roman" w:hAnsi="Times New Roman" w:cs="Times New Roman"/>
          <w:b/>
          <w:sz w:val="28"/>
          <w:szCs w:val="28"/>
        </w:rPr>
      </w:pPr>
      <w:bookmarkStart w:id="26" w:name="_Toc6997672"/>
      <w:r w:rsidRPr="00C60B13">
        <w:rPr>
          <w:rFonts w:ascii="Times New Roman" w:hAnsi="Times New Roman" w:cs="Times New Roman"/>
          <w:b/>
          <w:sz w:val="28"/>
          <w:szCs w:val="28"/>
        </w:rPr>
        <w:lastRenderedPageBreak/>
        <w:t xml:space="preserve">Cơ sở lý </w:t>
      </w:r>
      <w:commentRangeStart w:id="27"/>
      <w:r w:rsidRPr="00C60B13">
        <w:rPr>
          <w:rFonts w:ascii="Times New Roman" w:hAnsi="Times New Roman" w:cs="Times New Roman"/>
          <w:b/>
          <w:sz w:val="28"/>
          <w:szCs w:val="28"/>
        </w:rPr>
        <w:t>thuyết</w:t>
      </w:r>
      <w:commentRangeEnd w:id="27"/>
      <w:r w:rsidR="00A519D3">
        <w:rPr>
          <w:rStyle w:val="CommentReference"/>
        </w:rPr>
        <w:commentReference w:id="27"/>
      </w:r>
      <w:r w:rsidRPr="00C60B13">
        <w:rPr>
          <w:rFonts w:ascii="Times New Roman" w:hAnsi="Times New Roman" w:cs="Times New Roman"/>
          <w:b/>
          <w:sz w:val="28"/>
          <w:szCs w:val="28"/>
        </w:rPr>
        <w:t>.</w:t>
      </w:r>
      <w:bookmarkEnd w:id="26"/>
    </w:p>
    <w:p w14:paraId="12C726AC" w14:textId="77777777" w:rsidR="00262061" w:rsidRPr="00C60B13" w:rsidRDefault="00262061" w:rsidP="00E76F28">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Để xây dựng được hệ thống quản lý siêu thị thì chúng ta cần sử dụng một số công nghệ phổ biến sau đây:</w:t>
      </w:r>
    </w:p>
    <w:p w14:paraId="7D234DCD" w14:textId="77777777"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ASP.NET WEB API</w:t>
      </w:r>
      <w:r w:rsidR="006127EF">
        <w:rPr>
          <w:rFonts w:ascii="Times New Roman" w:hAnsi="Times New Roman" w:cs="Times New Roman"/>
          <w:sz w:val="28"/>
          <w:szCs w:val="28"/>
        </w:rPr>
        <w:t xml:space="preserve"> </w:t>
      </w:r>
      <w:sdt>
        <w:sdtPr>
          <w:rPr>
            <w:rFonts w:ascii="Times New Roman" w:hAnsi="Times New Roman" w:cs="Times New Roman"/>
            <w:sz w:val="28"/>
            <w:szCs w:val="28"/>
          </w:rPr>
          <w:id w:val="-306773614"/>
          <w:citation/>
        </w:sdtPr>
        <w:sdtContent>
          <w:r w:rsidR="0041285B">
            <w:rPr>
              <w:rFonts w:ascii="Times New Roman" w:hAnsi="Times New Roman" w:cs="Times New Roman"/>
              <w:sz w:val="28"/>
              <w:szCs w:val="28"/>
            </w:rPr>
            <w:fldChar w:fldCharType="begin"/>
          </w:r>
          <w:r w:rsidR="0041285B">
            <w:rPr>
              <w:rFonts w:ascii="Times New Roman" w:hAnsi="Times New Roman" w:cs="Times New Roman"/>
              <w:sz w:val="28"/>
              <w:szCs w:val="28"/>
            </w:rPr>
            <w:instrText xml:space="preserve"> CITATION Ema14 \l 1033 </w:instrText>
          </w:r>
          <w:r w:rsidR="0041285B">
            <w:rPr>
              <w:rFonts w:ascii="Times New Roman" w:hAnsi="Times New Roman" w:cs="Times New Roman"/>
              <w:sz w:val="28"/>
              <w:szCs w:val="28"/>
            </w:rPr>
            <w:fldChar w:fldCharType="separate"/>
          </w:r>
          <w:r w:rsidR="0041285B" w:rsidRPr="0041285B">
            <w:rPr>
              <w:rFonts w:ascii="Times New Roman" w:hAnsi="Times New Roman" w:cs="Times New Roman"/>
              <w:noProof/>
              <w:sz w:val="28"/>
              <w:szCs w:val="28"/>
            </w:rPr>
            <w:t>[1]</w:t>
          </w:r>
          <w:r w:rsidR="0041285B">
            <w:rPr>
              <w:rFonts w:ascii="Times New Roman" w:hAnsi="Times New Roman" w:cs="Times New Roman"/>
              <w:sz w:val="28"/>
              <w:szCs w:val="28"/>
            </w:rPr>
            <w:fldChar w:fldCharType="end"/>
          </w:r>
        </w:sdtContent>
      </w:sdt>
      <w:r w:rsidRPr="00C60B13">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14:paraId="4E6CAFF3" w14:textId="77777777"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p>
    <w:p w14:paraId="3AA6EE7F" w14:textId="77777777" w:rsidR="00262061" w:rsidRPr="00C60B13" w:rsidRDefault="00262061" w:rsidP="00C60B13">
      <w:pPr>
        <w:pStyle w:val="ListParagraph"/>
        <w:numPr>
          <w:ilvl w:val="0"/>
          <w:numId w:val="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SQL Server 2014: lưu trữ lượng dữ liệu lớn và truy xuất dữ liệu cao.</w:t>
      </w:r>
    </w:p>
    <w:p w14:paraId="31184339" w14:textId="77777777" w:rsidR="00262061" w:rsidRPr="00C60B13" w:rsidRDefault="00262061" w:rsidP="00C60B13">
      <w:pPr>
        <w:spacing w:line="360" w:lineRule="auto"/>
        <w:ind w:firstLine="360"/>
        <w:jc w:val="both"/>
        <w:rPr>
          <w:rFonts w:ascii="Times New Roman" w:hAnsi="Times New Roman" w:cs="Times New Roman"/>
          <w:sz w:val="28"/>
          <w:szCs w:val="28"/>
        </w:rPr>
      </w:pPr>
      <w:r w:rsidRPr="00C60B13">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14:paraId="0AD7A752" w14:textId="77777777"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hàng hóa: giá bán, thông tin, số lượng tồn</w:t>
      </w:r>
    </w:p>
    <w:p w14:paraId="0E3A9E74" w14:textId="77777777"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Bán hàng và quản lý đơn hàng</w:t>
      </w:r>
    </w:p>
    <w:p w14:paraId="79DD7B50" w14:textId="77777777"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kho: xuất nhập kho, kiểm kê kho, chuyển kho</w:t>
      </w:r>
    </w:p>
    <w:p w14:paraId="40D0AE96" w14:textId="77777777" w:rsidR="00262061" w:rsidRPr="00C60B1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sổ quỹ: quản lý thu chi, báo cáo thu chi</w:t>
      </w:r>
    </w:p>
    <w:p w14:paraId="20C69A85" w14:textId="77777777" w:rsidR="00685E83" w:rsidRDefault="00262061" w:rsidP="00C60B13">
      <w:pPr>
        <w:pStyle w:val="ListParagraph"/>
        <w:numPr>
          <w:ilvl w:val="0"/>
          <w:numId w:val="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nhân viên</w:t>
      </w:r>
    </w:p>
    <w:p w14:paraId="7E22949D" w14:textId="77777777" w:rsidR="00BA1814" w:rsidRDefault="00BA1814" w:rsidP="00E76F28">
      <w:pPr>
        <w:pStyle w:val="Heading2"/>
        <w:spacing w:line="360" w:lineRule="auto"/>
        <w:rPr>
          <w:rFonts w:ascii="Times New Roman" w:hAnsi="Times New Roman" w:cs="Times New Roman"/>
          <w:b/>
          <w:color w:val="000000" w:themeColor="text1"/>
          <w:sz w:val="28"/>
          <w:szCs w:val="28"/>
        </w:rPr>
      </w:pPr>
      <w:bookmarkStart w:id="28" w:name="_Toc6997673"/>
      <w:r w:rsidRPr="00E76F28">
        <w:rPr>
          <w:rFonts w:ascii="Times New Roman" w:hAnsi="Times New Roman" w:cs="Times New Roman"/>
          <w:b/>
          <w:color w:val="000000" w:themeColor="text1"/>
          <w:sz w:val="28"/>
          <w:szCs w:val="28"/>
        </w:rPr>
        <w:t>1.4 Kết luận</w:t>
      </w:r>
      <w:bookmarkEnd w:id="28"/>
      <w:r w:rsidRPr="00E76F28">
        <w:rPr>
          <w:rFonts w:ascii="Times New Roman" w:hAnsi="Times New Roman" w:cs="Times New Roman"/>
          <w:b/>
          <w:color w:val="000000" w:themeColor="text1"/>
          <w:sz w:val="28"/>
          <w:szCs w:val="28"/>
        </w:rPr>
        <w:t xml:space="preserve"> </w:t>
      </w:r>
    </w:p>
    <w:p w14:paraId="0FAC4300" w14:textId="77777777" w:rsidR="00BA1814" w:rsidRPr="00CA3ECA" w:rsidRDefault="00BA1814" w:rsidP="00E76F28">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CA3ECA">
        <w:rPr>
          <w:rFonts w:ascii="Times New Roman" w:hAnsi="Times New Roman" w:cs="Times New Roman"/>
          <w:sz w:val="28"/>
          <w:szCs w:val="28"/>
        </w:rPr>
        <w:t>Xác định mục đích và phạm vi của hệ thống quản lý siêu thị. Khảo sát được 1 hệ thống có liên quan tiêu biểu là kiotviet.vn. Xác định được các công nghệ sử dụng để xây dựng và phát triển hệ thống</w:t>
      </w:r>
    </w:p>
    <w:p w14:paraId="5E930322" w14:textId="77777777" w:rsidR="006C04F7" w:rsidRPr="00C60B13" w:rsidRDefault="006C04F7" w:rsidP="00C60B13">
      <w:pPr>
        <w:pStyle w:val="ListParagraph"/>
        <w:spacing w:line="360" w:lineRule="auto"/>
        <w:ind w:left="788"/>
        <w:jc w:val="both"/>
        <w:rPr>
          <w:rFonts w:ascii="Times New Roman" w:hAnsi="Times New Roman" w:cs="Times New Roman"/>
          <w:sz w:val="28"/>
          <w:szCs w:val="28"/>
        </w:rPr>
      </w:pPr>
    </w:p>
    <w:p w14:paraId="48EC08AA" w14:textId="77777777" w:rsidR="006C04F7" w:rsidRPr="00C60B13" w:rsidRDefault="004C0B9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14:paraId="22154F61" w14:textId="77777777" w:rsidR="00E86475" w:rsidRPr="00C60B13" w:rsidRDefault="00A44BA7" w:rsidP="00D5357D">
      <w:pPr>
        <w:pStyle w:val="Heading1"/>
        <w:spacing w:line="360" w:lineRule="auto"/>
        <w:jc w:val="center"/>
        <w:rPr>
          <w:rFonts w:ascii="Times New Roman" w:hAnsi="Times New Roman" w:cs="Times New Roman"/>
          <w:b/>
          <w:color w:val="000000" w:themeColor="text1"/>
          <w:sz w:val="28"/>
          <w:szCs w:val="28"/>
          <w:shd w:val="clear" w:color="auto" w:fill="FFFFFF"/>
        </w:rPr>
        <w:pPrChange w:id="29" w:author="hien nguyen" w:date="2019-05-02T09:06:00Z">
          <w:pPr>
            <w:pStyle w:val="Heading1"/>
            <w:spacing w:line="360" w:lineRule="auto"/>
          </w:pPr>
        </w:pPrChange>
      </w:pPr>
      <w:bookmarkStart w:id="30" w:name="_Toc6997674"/>
      <w:r w:rsidRPr="00C60B13">
        <w:rPr>
          <w:rFonts w:ascii="Times New Roman" w:hAnsi="Times New Roman" w:cs="Times New Roman"/>
          <w:b/>
          <w:color w:val="000000" w:themeColor="text1"/>
          <w:sz w:val="28"/>
          <w:szCs w:val="28"/>
          <w:shd w:val="clear" w:color="auto" w:fill="FFFFFF"/>
        </w:rPr>
        <w:lastRenderedPageBreak/>
        <w:t>CHƯƠNG II</w:t>
      </w:r>
      <w:r w:rsidR="00EF290D" w:rsidRPr="00C60B13">
        <w:rPr>
          <w:rFonts w:ascii="Times New Roman" w:hAnsi="Times New Roman" w:cs="Times New Roman"/>
          <w:b/>
          <w:color w:val="000000" w:themeColor="text1"/>
          <w:sz w:val="28"/>
          <w:szCs w:val="28"/>
          <w:shd w:val="clear" w:color="auto" w:fill="FFFFFF"/>
        </w:rPr>
        <w:t xml:space="preserve">: </w:t>
      </w:r>
      <w:del w:id="31" w:author="hien nguyen" w:date="2019-05-02T09:06:00Z">
        <w:r w:rsidR="00EF290D" w:rsidRPr="00C60B13" w:rsidDel="00D5357D">
          <w:rPr>
            <w:rFonts w:ascii="Times New Roman" w:hAnsi="Times New Roman" w:cs="Times New Roman"/>
            <w:b/>
            <w:color w:val="000000" w:themeColor="text1"/>
            <w:sz w:val="28"/>
            <w:szCs w:val="28"/>
            <w:shd w:val="clear" w:color="auto" w:fill="FFFFFF"/>
          </w:rPr>
          <w:delText xml:space="preserve">SƠ ĐỒ PHẦN </w:delText>
        </w:r>
        <w:r w:rsidR="00AD28D7" w:rsidDel="00D5357D">
          <w:rPr>
            <w:rFonts w:ascii="Times New Roman" w:hAnsi="Times New Roman" w:cs="Times New Roman"/>
            <w:b/>
            <w:color w:val="000000" w:themeColor="text1"/>
            <w:sz w:val="28"/>
            <w:szCs w:val="28"/>
            <w:shd w:val="clear" w:color="auto" w:fill="FFFFFF"/>
          </w:rPr>
          <w:delText>R</w:delText>
        </w:r>
        <w:r w:rsidR="00EF290D" w:rsidRPr="00C60B13" w:rsidDel="00D5357D">
          <w:rPr>
            <w:rFonts w:ascii="Times New Roman" w:hAnsi="Times New Roman" w:cs="Times New Roman"/>
            <w:b/>
            <w:color w:val="000000" w:themeColor="text1"/>
            <w:sz w:val="28"/>
            <w:szCs w:val="28"/>
            <w:shd w:val="clear" w:color="auto" w:fill="FFFFFF"/>
          </w:rPr>
          <w:delText>Ã CHỨC NĂNG VÀ USE CASE</w:delText>
        </w:r>
      </w:del>
      <w:ins w:id="32" w:author="hien nguyen" w:date="2019-05-02T09:06:00Z">
        <w:r w:rsidR="00D5357D">
          <w:rPr>
            <w:rFonts w:ascii="Times New Roman" w:hAnsi="Times New Roman" w:cs="Times New Roman"/>
            <w:b/>
            <w:color w:val="000000" w:themeColor="text1"/>
            <w:sz w:val="28"/>
            <w:szCs w:val="28"/>
            <w:shd w:val="clear" w:color="auto" w:fill="FFFFFF"/>
          </w:rPr>
          <w:t>PHÂN TÍCH VÀ THIẾT KẾ</w:t>
        </w:r>
      </w:ins>
      <w:r w:rsidR="00EF290D" w:rsidRPr="00C60B13">
        <w:rPr>
          <w:rFonts w:ascii="Times New Roman" w:hAnsi="Times New Roman" w:cs="Times New Roman"/>
          <w:b/>
          <w:color w:val="000000" w:themeColor="text1"/>
          <w:sz w:val="28"/>
          <w:szCs w:val="28"/>
          <w:shd w:val="clear" w:color="auto" w:fill="FFFFFF"/>
        </w:rPr>
        <w:t xml:space="preserve"> HỆ </w:t>
      </w:r>
      <w:commentRangeStart w:id="33"/>
      <w:r w:rsidR="00EF290D" w:rsidRPr="00C60B13">
        <w:rPr>
          <w:rFonts w:ascii="Times New Roman" w:hAnsi="Times New Roman" w:cs="Times New Roman"/>
          <w:b/>
          <w:color w:val="000000" w:themeColor="text1"/>
          <w:sz w:val="28"/>
          <w:szCs w:val="28"/>
          <w:shd w:val="clear" w:color="auto" w:fill="FFFFFF"/>
        </w:rPr>
        <w:t>THỐNG</w:t>
      </w:r>
      <w:commentRangeEnd w:id="33"/>
      <w:r w:rsidR="00A519D3">
        <w:rPr>
          <w:rStyle w:val="CommentReference"/>
          <w:rFonts w:asciiTheme="minorHAnsi" w:eastAsiaTheme="minorHAnsi" w:hAnsiTheme="minorHAnsi" w:cstheme="minorBidi"/>
          <w:color w:val="auto"/>
        </w:rPr>
        <w:commentReference w:id="33"/>
      </w:r>
      <w:r w:rsidR="0085437A" w:rsidRPr="00C60B13">
        <w:rPr>
          <w:rFonts w:ascii="Times New Roman" w:hAnsi="Times New Roman" w:cs="Times New Roman"/>
          <w:b/>
          <w:color w:val="000000" w:themeColor="text1"/>
          <w:sz w:val="28"/>
          <w:szCs w:val="28"/>
          <w:shd w:val="clear" w:color="auto" w:fill="FFFFFF"/>
        </w:rPr>
        <w:t>.</w:t>
      </w:r>
      <w:bookmarkEnd w:id="30"/>
    </w:p>
    <w:p w14:paraId="26930C1D" w14:textId="77777777" w:rsidR="00E7069D" w:rsidRPr="00C60B13" w:rsidRDefault="003770C1" w:rsidP="00C60B13">
      <w:pPr>
        <w:pStyle w:val="Heading2"/>
        <w:spacing w:line="360" w:lineRule="auto"/>
        <w:jc w:val="both"/>
        <w:rPr>
          <w:rFonts w:ascii="Times New Roman" w:hAnsi="Times New Roman" w:cs="Times New Roman"/>
          <w:b/>
          <w:color w:val="000000" w:themeColor="text1"/>
          <w:sz w:val="28"/>
          <w:szCs w:val="28"/>
        </w:rPr>
      </w:pPr>
      <w:bookmarkStart w:id="34" w:name="_Toc6997675"/>
      <w:r w:rsidRPr="00C60B13">
        <w:rPr>
          <w:rFonts w:ascii="Times New Roman" w:hAnsi="Times New Roman" w:cs="Times New Roman"/>
          <w:b/>
          <w:color w:val="000000" w:themeColor="text1"/>
          <w:sz w:val="28"/>
          <w:szCs w:val="28"/>
        </w:rPr>
        <w:t xml:space="preserve">2.1 Sơ đồ phân </w:t>
      </w:r>
      <w:r w:rsidR="00A61FD8" w:rsidRPr="00C60B13">
        <w:rPr>
          <w:rFonts w:ascii="Times New Roman" w:hAnsi="Times New Roman" w:cs="Times New Roman"/>
          <w:b/>
          <w:color w:val="000000" w:themeColor="text1"/>
          <w:sz w:val="28"/>
          <w:szCs w:val="28"/>
        </w:rPr>
        <w:t>r</w:t>
      </w:r>
      <w:r w:rsidRPr="00C60B13">
        <w:rPr>
          <w:rFonts w:ascii="Times New Roman" w:hAnsi="Times New Roman" w:cs="Times New Roman"/>
          <w:b/>
          <w:color w:val="000000" w:themeColor="text1"/>
          <w:sz w:val="28"/>
          <w:szCs w:val="28"/>
        </w:rPr>
        <w:t>ã chức năng</w:t>
      </w:r>
      <w:r w:rsidR="00AB63A2" w:rsidRPr="00C60B13">
        <w:rPr>
          <w:rFonts w:ascii="Times New Roman" w:hAnsi="Times New Roman" w:cs="Times New Roman"/>
          <w:b/>
          <w:color w:val="000000" w:themeColor="text1"/>
          <w:sz w:val="28"/>
          <w:szCs w:val="28"/>
        </w:rPr>
        <w:t xml:space="preserve"> – phân hệ bán hàng và quản lý đơn hàng</w:t>
      </w:r>
      <w:bookmarkEnd w:id="34"/>
    </w:p>
    <w:p w14:paraId="72448023" w14:textId="77777777" w:rsidR="004E3956" w:rsidRPr="00C60B13" w:rsidRDefault="00E7069D" w:rsidP="00C60B13">
      <w:pPr>
        <w:pStyle w:val="Heading3"/>
        <w:spacing w:line="360" w:lineRule="auto"/>
        <w:jc w:val="both"/>
        <w:rPr>
          <w:rFonts w:ascii="Times New Roman" w:hAnsi="Times New Roman" w:cs="Times New Roman"/>
          <w:b/>
          <w:color w:val="000000" w:themeColor="text1"/>
          <w:sz w:val="28"/>
          <w:szCs w:val="28"/>
        </w:rPr>
      </w:pPr>
      <w:bookmarkStart w:id="35" w:name="_Toc6997676"/>
      <w:r w:rsidRPr="00C60B13">
        <w:rPr>
          <w:rFonts w:ascii="Times New Roman" w:hAnsi="Times New Roman" w:cs="Times New Roman"/>
          <w:b/>
          <w:color w:val="000000" w:themeColor="text1"/>
          <w:sz w:val="28"/>
          <w:szCs w:val="28"/>
        </w:rPr>
        <w:t>2.1.1 Sơ đồ</w:t>
      </w:r>
      <w:r w:rsidR="00285D71" w:rsidRPr="00C60B13">
        <w:rPr>
          <w:rFonts w:ascii="Times New Roman" w:hAnsi="Times New Roman" w:cs="Times New Roman"/>
          <w:b/>
          <w:color w:val="000000" w:themeColor="text1"/>
          <w:sz w:val="28"/>
          <w:szCs w:val="28"/>
        </w:rPr>
        <w:t xml:space="preserve"> phân </w:t>
      </w:r>
      <w:r w:rsidR="00A61FD8" w:rsidRPr="00C60B13">
        <w:rPr>
          <w:rFonts w:ascii="Times New Roman" w:hAnsi="Times New Roman" w:cs="Times New Roman"/>
          <w:b/>
          <w:color w:val="000000" w:themeColor="text1"/>
          <w:sz w:val="28"/>
          <w:szCs w:val="28"/>
        </w:rPr>
        <w:t>r</w:t>
      </w:r>
      <w:r w:rsidR="00285D71" w:rsidRPr="00C60B13">
        <w:rPr>
          <w:rFonts w:ascii="Times New Roman" w:hAnsi="Times New Roman" w:cs="Times New Roman"/>
          <w:b/>
          <w:color w:val="000000" w:themeColor="text1"/>
          <w:sz w:val="28"/>
          <w:szCs w:val="28"/>
        </w:rPr>
        <w:t>ã</w:t>
      </w:r>
      <w:r w:rsidR="00DC3828" w:rsidRPr="00C60B13">
        <w:rPr>
          <w:rFonts w:ascii="Times New Roman" w:hAnsi="Times New Roman" w:cs="Times New Roman"/>
          <w:b/>
          <w:color w:val="000000" w:themeColor="text1"/>
          <w:sz w:val="28"/>
          <w:szCs w:val="28"/>
        </w:rPr>
        <w:t xml:space="preserve"> chức năng</w:t>
      </w:r>
      <w:bookmarkEnd w:id="35"/>
    </w:p>
    <w:p w14:paraId="48F4A31E" w14:textId="77777777" w:rsidR="00A22E30" w:rsidRPr="00C60B13" w:rsidRDefault="00A1433D"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35F340A" wp14:editId="765C02E0">
            <wp:extent cx="5972175" cy="5916295"/>
            <wp:effectExtent l="0" t="0" r="9525"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5916295"/>
                    </a:xfrm>
                    <a:prstGeom prst="rect">
                      <a:avLst/>
                    </a:prstGeom>
                    <a:noFill/>
                    <a:ln>
                      <a:noFill/>
                    </a:ln>
                  </pic:spPr>
                </pic:pic>
              </a:graphicData>
            </a:graphic>
          </wp:inline>
        </w:drawing>
      </w:r>
    </w:p>
    <w:p w14:paraId="6C229F05" w14:textId="77777777" w:rsidR="004E3956" w:rsidRPr="00C60B13" w:rsidRDefault="00A22E30" w:rsidP="008F4026">
      <w:pPr>
        <w:pStyle w:val="Caption"/>
        <w:spacing w:line="360" w:lineRule="auto"/>
        <w:jc w:val="center"/>
        <w:rPr>
          <w:rFonts w:ascii="Times New Roman" w:hAnsi="Times New Roman" w:cs="Times New Roman"/>
          <w:sz w:val="28"/>
          <w:szCs w:val="28"/>
        </w:rPr>
      </w:pPr>
      <w:bookmarkStart w:id="36" w:name="_Toc6993065"/>
      <w:r w:rsidRPr="00C60B13">
        <w:rPr>
          <w:rFonts w:ascii="Times New Roman" w:hAnsi="Times New Roman" w:cs="Times New Roman"/>
          <w:color w:val="000000" w:themeColor="text1"/>
          <w:sz w:val="28"/>
          <w:szCs w:val="28"/>
        </w:rPr>
        <w:t>Hình 2.1.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phân rã chức năng</w:t>
      </w:r>
      <w:bookmarkEnd w:id="36"/>
    </w:p>
    <w:p w14:paraId="073B7CF4" w14:textId="77777777" w:rsidR="004E3956" w:rsidRPr="00C60B13" w:rsidRDefault="004E3956" w:rsidP="00C60B13">
      <w:pPr>
        <w:spacing w:line="360" w:lineRule="auto"/>
        <w:jc w:val="both"/>
        <w:rPr>
          <w:rFonts w:ascii="Times New Roman" w:hAnsi="Times New Roman" w:cs="Times New Roman"/>
          <w:sz w:val="28"/>
          <w:szCs w:val="28"/>
        </w:rPr>
      </w:pPr>
    </w:p>
    <w:p w14:paraId="1035531E" w14:textId="77777777" w:rsidR="004E3956" w:rsidRPr="00C60B13" w:rsidRDefault="004E3956" w:rsidP="00C60B13">
      <w:pPr>
        <w:spacing w:line="360" w:lineRule="auto"/>
        <w:jc w:val="both"/>
        <w:rPr>
          <w:rFonts w:ascii="Times New Roman" w:hAnsi="Times New Roman" w:cs="Times New Roman"/>
          <w:sz w:val="28"/>
          <w:szCs w:val="28"/>
        </w:rPr>
      </w:pPr>
    </w:p>
    <w:p w14:paraId="68C25B65" w14:textId="77777777" w:rsidR="00E7069D" w:rsidRPr="00C60B13" w:rsidRDefault="00E7069D"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37" w:name="_Toc6997677"/>
      <w:r w:rsidRPr="00C60B13">
        <w:rPr>
          <w:rFonts w:ascii="Times New Roman" w:hAnsi="Times New Roman" w:cs="Times New Roman"/>
          <w:b/>
          <w:color w:val="000000" w:themeColor="text1"/>
          <w:sz w:val="28"/>
          <w:szCs w:val="28"/>
          <w:shd w:val="clear" w:color="auto" w:fill="FFFFFF"/>
        </w:rPr>
        <w:lastRenderedPageBreak/>
        <w:t>2.1.2 Đặc tả chi tiết chức năng</w:t>
      </w:r>
      <w:bookmarkEnd w:id="37"/>
    </w:p>
    <w:p w14:paraId="0339260F" w14:textId="77777777" w:rsidR="00E7069D" w:rsidRPr="00C60B13"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hàng</w:t>
      </w:r>
      <w:r w:rsidR="00912E64" w:rsidRPr="00C60B13">
        <w:rPr>
          <w:rFonts w:ascii="Times New Roman" w:hAnsi="Times New Roman" w:cs="Times New Roman"/>
          <w:color w:val="000000" w:themeColor="text1"/>
          <w:sz w:val="28"/>
          <w:szCs w:val="28"/>
          <w:shd w:val="clear" w:color="auto" w:fill="FFFFFF"/>
        </w:rPr>
        <w:t xml:space="preserve"> trực tiếp</w:t>
      </w:r>
    </w:p>
    <w:p w14:paraId="4275C44C" w14:textId="77777777"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bán hàng khi bán hàng trực tiếp tại quầy</w:t>
      </w:r>
    </w:p>
    <w:p w14:paraId="3AF86FF4" w14:textId="77777777"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danh sách hàng hóa khách hàng đã chọn</w:t>
      </w:r>
    </w:p>
    <w:p w14:paraId="67EBB409" w14:textId="77777777" w:rsidR="00E7069D" w:rsidRPr="00C60B13"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hóa đơn bán hàng</w:t>
      </w:r>
    </w:p>
    <w:p w14:paraId="5866B9A6" w14:textId="77777777"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14:paraId="77ED0339" w14:textId="77777777" w:rsidR="00D67F59" w:rsidRPr="00C60B13"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nhanh khách hàng mới</w:t>
      </w:r>
    </w:p>
    <w:p w14:paraId="5AA18D74" w14:textId="77777777"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thêm mới khách hàng</w:t>
      </w:r>
    </w:p>
    <w:p w14:paraId="02BC7CC7" w14:textId="77777777"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thông tin khách hàng </w:t>
      </w:r>
    </w:p>
    <w:p w14:paraId="140B8569" w14:textId="77777777" w:rsidR="00D67F59" w:rsidRPr="00C60B13"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ra: </w:t>
      </w:r>
      <w:r w:rsidR="00912E64" w:rsidRPr="00C60B13">
        <w:rPr>
          <w:rFonts w:ascii="Times New Roman" w:hAnsi="Times New Roman" w:cs="Times New Roman"/>
          <w:color w:val="000000" w:themeColor="text1"/>
          <w:sz w:val="28"/>
          <w:szCs w:val="28"/>
          <w:shd w:val="clear" w:color="auto" w:fill="FFFFFF"/>
        </w:rPr>
        <w:t>khách hàng mới được thêm vào cơ sở dữ liệu</w:t>
      </w:r>
    </w:p>
    <w:p w14:paraId="1909B995" w14:textId="77777777" w:rsidR="00912E64" w:rsidRPr="00C60B13"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14:paraId="25214898" w14:textId="77777777" w:rsidR="00912E64" w:rsidRPr="00C60B13"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Tạo đơn đặt hàng</w:t>
      </w:r>
    </w:p>
    <w:p w14:paraId="08EAC34B" w14:textId="77777777"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tạo đơn đặt hàng</w:t>
      </w:r>
    </w:p>
    <w:p w14:paraId="3152C015" w14:textId="77777777" w:rsidR="00F40EF2" w:rsidRPr="00C60B13"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71511F" w:rsidRPr="00C60B13">
        <w:rPr>
          <w:rFonts w:ascii="Times New Roman" w:hAnsi="Times New Roman" w:cs="Times New Roman"/>
          <w:color w:val="000000" w:themeColor="text1"/>
          <w:sz w:val="28"/>
          <w:szCs w:val="28"/>
          <w:shd w:val="clear" w:color="auto" w:fill="FFFFFF"/>
        </w:rPr>
        <w:t>ngày chứng từ, mã đơn hàng,</w:t>
      </w:r>
      <w:r w:rsidRPr="00C60B13">
        <w:rPr>
          <w:rFonts w:ascii="Times New Roman" w:hAnsi="Times New Roman" w:cs="Times New Roman"/>
          <w:color w:val="000000" w:themeColor="text1"/>
          <w:sz w:val="28"/>
          <w:szCs w:val="28"/>
          <w:shd w:val="clear" w:color="auto" w:fill="FFFFFF"/>
        </w:rPr>
        <w:t xml:space="preserve"> thông tin khách hàng, thông tin khuyến mãi, thông tin triết khấu, thuế VAT, phí giao hàng.</w:t>
      </w:r>
    </w:p>
    <w:p w14:paraId="4E9FA312" w14:textId="77777777" w:rsidR="0071511F"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đơn đặt hàng được thêm mới vào cơ sở dữ liệu</w:t>
      </w:r>
    </w:p>
    <w:p w14:paraId="5D3FC147" w14:textId="77777777" w:rsidR="00F3285C" w:rsidRPr="00C60B13"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Mô tả chức năng: </w:t>
      </w:r>
      <w:r w:rsidR="00BB4106" w:rsidRPr="00C60B13">
        <w:rPr>
          <w:rFonts w:ascii="Times New Roman" w:hAnsi="Times New Roman" w:cs="Times New Roman"/>
          <w:color w:val="000000" w:themeColor="text1"/>
          <w:sz w:val="28"/>
          <w:szCs w:val="28"/>
          <w:shd w:val="clear" w:color="auto" w:fill="FFFFFF"/>
        </w:rPr>
        <w:t xml:space="preserve">nhân viên nhập 2 thông tin bắt buộc: thông tin khách hàng, thông tin hàng hóa được chọn. Nếu thiếu 1 trong hai thông tin thì </w:t>
      </w:r>
      <w:r w:rsidR="00BB4106" w:rsidRPr="00C60B13">
        <w:rPr>
          <w:rFonts w:ascii="Times New Roman" w:hAnsi="Times New Roman" w:cs="Times New Roman"/>
          <w:color w:val="000000" w:themeColor="text1"/>
          <w:sz w:val="28"/>
          <w:szCs w:val="28"/>
          <w:shd w:val="clear" w:color="auto" w:fill="FFFFFF"/>
        </w:rPr>
        <w:lastRenderedPageBreak/>
        <w:t>không cho phép tạo đơn hàng. Nếu nhập đủ thông tin bắt buộc thì cho phép tạo đơn hàng.</w:t>
      </w:r>
    </w:p>
    <w:p w14:paraId="71E6B587" w14:textId="77777777" w:rsidR="0071511F" w:rsidRPr="00C60B13"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w:t>
      </w:r>
      <w:r w:rsidR="00F3285C" w:rsidRPr="00C60B13">
        <w:rPr>
          <w:rFonts w:ascii="Times New Roman" w:hAnsi="Times New Roman" w:cs="Times New Roman"/>
          <w:color w:val="000000" w:themeColor="text1"/>
          <w:sz w:val="28"/>
          <w:szCs w:val="28"/>
          <w:shd w:val="clear" w:color="auto" w:fill="FFFFFF"/>
        </w:rPr>
        <w:t xml:space="preserve">anh sách </w:t>
      </w:r>
      <w:r w:rsidRPr="00C60B13">
        <w:rPr>
          <w:rFonts w:ascii="Times New Roman" w:hAnsi="Times New Roman" w:cs="Times New Roman"/>
          <w:color w:val="000000" w:themeColor="text1"/>
          <w:sz w:val="28"/>
          <w:szCs w:val="28"/>
          <w:shd w:val="clear" w:color="auto" w:fill="FFFFFF"/>
        </w:rPr>
        <w:t>đơn hàng</w:t>
      </w:r>
    </w:p>
    <w:p w14:paraId="3ACEFC19" w14:textId="77777777"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hàng</w:t>
      </w:r>
    </w:p>
    <w:p w14:paraId="31AA0EE5" w14:textId="77777777"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vào: từ khóa tìm kiếm, các lựa chọn lọc, trang.</w:t>
      </w:r>
    </w:p>
    <w:p w14:paraId="640A296D" w14:textId="77777777"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p>
    <w:p w14:paraId="74E42A50" w14:textId="77777777" w:rsidR="00892F4E" w:rsidRPr="00C60B13"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w:t>
      </w:r>
      <w:r w:rsidR="004D5DE1" w:rsidRPr="00C60B13">
        <w:rPr>
          <w:rFonts w:ascii="Times New Roman" w:hAnsi="Times New Roman" w:cs="Times New Roman"/>
          <w:color w:val="000000" w:themeColor="text1"/>
          <w:sz w:val="28"/>
          <w:szCs w:val="28"/>
          <w:shd w:val="clear" w:color="auto" w:fill="FFFFFF"/>
        </w:rPr>
        <w:t>i dùng</w:t>
      </w:r>
      <w:r w:rsidRPr="00C60B13">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14:paraId="70383898" w14:textId="77777777" w:rsidR="002C4919" w:rsidRPr="00C60B13"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trả hàng</w:t>
      </w:r>
    </w:p>
    <w:p w14:paraId="37E01109" w14:textId="77777777"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xem danh sách đơn trả hàng</w:t>
      </w:r>
    </w:p>
    <w:p w14:paraId="29FA5CD0" w14:textId="77777777"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D62383" w:rsidRPr="00C60B13">
        <w:rPr>
          <w:rFonts w:ascii="Times New Roman" w:hAnsi="Times New Roman" w:cs="Times New Roman"/>
          <w:color w:val="000000" w:themeColor="text1"/>
          <w:sz w:val="28"/>
          <w:szCs w:val="28"/>
          <w:shd w:val="clear" w:color="auto" w:fill="FFFFFF"/>
        </w:rPr>
        <w:t xml:space="preserve">từ khóa tìm kiếm </w:t>
      </w:r>
    </w:p>
    <w:p w14:paraId="04C7698A" w14:textId="77777777"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trả hàng</w:t>
      </w:r>
      <w:r w:rsidR="00D62383" w:rsidRPr="00C60B13">
        <w:rPr>
          <w:rFonts w:ascii="Times New Roman" w:hAnsi="Times New Roman" w:cs="Times New Roman"/>
          <w:color w:val="000000" w:themeColor="text1"/>
          <w:sz w:val="28"/>
          <w:szCs w:val="28"/>
          <w:shd w:val="clear" w:color="auto" w:fill="FFFFFF"/>
        </w:rPr>
        <w:t xml:space="preserve"> theo từ khóa tìm kiếm</w:t>
      </w:r>
    </w:p>
    <w:p w14:paraId="71287BAB" w14:textId="77777777" w:rsidR="002C4919" w:rsidRPr="00C60B13"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w:t>
      </w:r>
      <w:r w:rsidR="00AF29AB" w:rsidRPr="00C60B13">
        <w:rPr>
          <w:rFonts w:ascii="Times New Roman" w:hAnsi="Times New Roman" w:cs="Times New Roman"/>
          <w:color w:val="000000" w:themeColor="text1"/>
          <w:sz w:val="28"/>
          <w:szCs w:val="28"/>
          <w:shd w:val="clear" w:color="auto" w:fill="FFFFFF"/>
        </w:rPr>
        <w:t>: cho phép ngườ</w:t>
      </w:r>
      <w:r w:rsidR="004D5DE1" w:rsidRPr="00C60B13">
        <w:rPr>
          <w:rFonts w:ascii="Times New Roman" w:hAnsi="Times New Roman" w:cs="Times New Roman"/>
          <w:color w:val="000000" w:themeColor="text1"/>
          <w:sz w:val="28"/>
          <w:szCs w:val="28"/>
          <w:shd w:val="clear" w:color="auto" w:fill="FFFFFF"/>
        </w:rPr>
        <w:t>i dùng</w:t>
      </w:r>
      <w:r w:rsidR="00AF29AB" w:rsidRPr="00C60B13">
        <w:rPr>
          <w:rFonts w:ascii="Times New Roman" w:hAnsi="Times New Roman" w:cs="Times New Roman"/>
          <w:color w:val="000000" w:themeColor="text1"/>
          <w:sz w:val="28"/>
          <w:szCs w:val="28"/>
          <w:shd w:val="clear" w:color="auto" w:fill="FFFFFF"/>
        </w:rPr>
        <w:t xml:space="preserve"> xem danh sách đơn trả hàng, trên giao diên danh sách nhấn vào mã đơn trả để xem chi tiết đơn trả hàng.</w:t>
      </w:r>
    </w:p>
    <w:p w14:paraId="391D333A" w14:textId="77777777" w:rsidR="00AF29AB" w:rsidRPr="00C60B13"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Xem danh sách đơn giao hàng</w:t>
      </w:r>
    </w:p>
    <w:p w14:paraId="30430553" w14:textId="77777777"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w:t>
      </w:r>
      <w:r w:rsidR="004D5DE1" w:rsidRPr="00C60B13">
        <w:rPr>
          <w:rFonts w:ascii="Times New Roman" w:hAnsi="Times New Roman" w:cs="Times New Roman"/>
          <w:color w:val="000000" w:themeColor="text1"/>
          <w:sz w:val="28"/>
          <w:szCs w:val="28"/>
          <w:shd w:val="clear" w:color="auto" w:fill="FFFFFF"/>
        </w:rPr>
        <w:t>c năng:</w:t>
      </w:r>
      <w:r w:rsidRPr="00C60B13">
        <w:rPr>
          <w:rFonts w:ascii="Times New Roman" w:hAnsi="Times New Roman" w:cs="Times New Roman"/>
          <w:color w:val="000000" w:themeColor="text1"/>
          <w:sz w:val="28"/>
          <w:szCs w:val="28"/>
          <w:shd w:val="clear" w:color="auto" w:fill="FFFFFF"/>
        </w:rPr>
        <w:t xml:space="preserve"> xem danh sách đơn gi</w:t>
      </w:r>
      <w:r w:rsidR="004D5DE1" w:rsidRPr="00C60B13">
        <w:rPr>
          <w:rFonts w:ascii="Times New Roman" w:hAnsi="Times New Roman" w:cs="Times New Roman"/>
          <w:color w:val="000000" w:themeColor="text1"/>
          <w:sz w:val="28"/>
          <w:szCs w:val="28"/>
          <w:shd w:val="clear" w:color="auto" w:fill="FFFFFF"/>
        </w:rPr>
        <w:t>a</w:t>
      </w:r>
      <w:r w:rsidRPr="00C60B13">
        <w:rPr>
          <w:rFonts w:ascii="Times New Roman" w:hAnsi="Times New Roman" w:cs="Times New Roman"/>
          <w:color w:val="000000" w:themeColor="text1"/>
          <w:sz w:val="28"/>
          <w:szCs w:val="28"/>
          <w:shd w:val="clear" w:color="auto" w:fill="FFFFFF"/>
        </w:rPr>
        <w:t>o hàng</w:t>
      </w:r>
    </w:p>
    <w:p w14:paraId="162FFF0C" w14:textId="77777777" w:rsidR="006A55C7" w:rsidRPr="00C60B13"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Đầu vào: </w:t>
      </w:r>
      <w:r w:rsidR="004D5DE1" w:rsidRPr="00C60B13">
        <w:rPr>
          <w:rFonts w:ascii="Times New Roman" w:hAnsi="Times New Roman" w:cs="Times New Roman"/>
          <w:color w:val="000000" w:themeColor="text1"/>
          <w:sz w:val="28"/>
          <w:szCs w:val="28"/>
          <w:shd w:val="clear" w:color="auto" w:fill="FFFFFF"/>
        </w:rPr>
        <w:t>từ khóa tìm kiếm</w:t>
      </w:r>
    </w:p>
    <w:p w14:paraId="4A58242F" w14:textId="77777777"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đơn giao hàng theo từ khóa tìm kiếm</w:t>
      </w:r>
    </w:p>
    <w:p w14:paraId="3270FB16" w14:textId="77777777"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14:paraId="335D56EE" w14:textId="77777777" w:rsidR="00AF29AB" w:rsidRPr="00C60B13"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Quản lý đối tác vận chuyển</w:t>
      </w:r>
    </w:p>
    <w:p w14:paraId="1EDCBD6F" w14:textId="77777777"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Tên chức năng: quản lý đối tác vận chuyển</w:t>
      </w:r>
    </w:p>
    <w:p w14:paraId="155BFE0E" w14:textId="77777777"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Đầu vào: từ khóa tìm kiếm đối với thao tác tìm kiếm, thông tin đối tác vận chuyển đối với thao tác thêm mới</w:t>
      </w:r>
    </w:p>
    <w:p w14:paraId="052E1171" w14:textId="77777777" w:rsidR="004D5DE1"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14:paraId="535FD1EC" w14:textId="77777777" w:rsidR="00E7069D" w:rsidRPr="00C60B13"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14:paraId="1E053B94" w14:textId="77777777" w:rsidR="005820B2" w:rsidRPr="00C60B13" w:rsidRDefault="005820B2"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38" w:name="_Toc6997678"/>
      <w:r w:rsidRPr="00C60B13">
        <w:rPr>
          <w:rFonts w:ascii="Times New Roman" w:hAnsi="Times New Roman" w:cs="Times New Roman"/>
          <w:b/>
          <w:color w:val="000000" w:themeColor="text1"/>
          <w:sz w:val="28"/>
          <w:szCs w:val="28"/>
          <w:shd w:val="clear" w:color="auto" w:fill="FFFFFF"/>
        </w:rPr>
        <w:t>2.2 Usecase hệ thống</w:t>
      </w:r>
      <w:bookmarkEnd w:id="38"/>
      <w:r w:rsidRPr="00C60B13">
        <w:rPr>
          <w:rFonts w:ascii="Times New Roman" w:hAnsi="Times New Roman" w:cs="Times New Roman"/>
          <w:b/>
          <w:color w:val="000000" w:themeColor="text1"/>
          <w:sz w:val="28"/>
          <w:szCs w:val="28"/>
          <w:shd w:val="clear" w:color="auto" w:fill="FFFFFF"/>
        </w:rPr>
        <w:t xml:space="preserve"> </w:t>
      </w:r>
    </w:p>
    <w:p w14:paraId="49CB655F" w14:textId="77777777" w:rsidR="002B4C00" w:rsidRPr="00C60B13"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39" w:name="_Toc6997679"/>
      <w:r w:rsidRPr="00C60B13">
        <w:rPr>
          <w:rFonts w:ascii="Times New Roman" w:hAnsi="Times New Roman" w:cs="Times New Roman"/>
          <w:b/>
          <w:color w:val="000000" w:themeColor="text1"/>
          <w:sz w:val="28"/>
          <w:szCs w:val="28"/>
          <w:shd w:val="clear" w:color="auto" w:fill="FFFFFF"/>
        </w:rPr>
        <w:t>2.2.1 Xác định các tác nhân</w:t>
      </w:r>
      <w:bookmarkEnd w:id="39"/>
    </w:p>
    <w:p w14:paraId="1AFCC7BA" w14:textId="77777777"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Khách hàng: </w:t>
      </w:r>
    </w:p>
    <w:p w14:paraId="6E86F8B8" w14:textId="77777777" w:rsidR="000C6DF5"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0C6DF5" w:rsidRPr="00C60B13">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14:paraId="4B0095FE" w14:textId="77777777" w:rsidR="000C6DF5" w:rsidRPr="00C60B13" w:rsidRDefault="000C6DF5"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C60B13">
        <w:rPr>
          <w:rFonts w:ascii="Times New Roman" w:hAnsi="Times New Roman" w:cs="Times New Roman"/>
          <w:color w:val="000000" w:themeColor="text1"/>
          <w:sz w:val="28"/>
          <w:szCs w:val="28"/>
          <w:shd w:val="clear" w:color="auto" w:fill="FFFFFF"/>
        </w:rPr>
        <w:t>.</w:t>
      </w:r>
    </w:p>
    <w:p w14:paraId="70870185" w14:textId="77777777"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bán hàng</w:t>
      </w:r>
      <w:r w:rsidR="00E4732F" w:rsidRPr="00C60B13">
        <w:rPr>
          <w:rFonts w:ascii="Times New Roman" w:hAnsi="Times New Roman" w:cs="Times New Roman"/>
          <w:color w:val="000000" w:themeColor="text1"/>
          <w:sz w:val="28"/>
          <w:szCs w:val="28"/>
          <w:shd w:val="clear" w:color="auto" w:fill="FFFFFF"/>
        </w:rPr>
        <w:t>:</w:t>
      </w:r>
    </w:p>
    <w:p w14:paraId="065239C4" w14:textId="77777777" w:rsidR="00E4732F" w:rsidRPr="00C60B13"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w:t>
      </w:r>
      <w:r w:rsidR="00E4732F" w:rsidRPr="00C60B13">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Pr="00C60B13">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14:paraId="1B7EBDCA" w14:textId="77777777" w:rsidR="002B4C00"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Nhân viên thủ kho</w:t>
      </w:r>
    </w:p>
    <w:p w14:paraId="6843C0F4" w14:textId="77777777" w:rsidR="00763E80"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14:paraId="0A4E30ED" w14:textId="77777777" w:rsidR="00763E80" w:rsidRDefault="00763E80">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74B7B73B" w14:textId="77777777" w:rsidR="000C6DF5" w:rsidRPr="00C60B13"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lastRenderedPageBreak/>
        <w:t>Người quản lý</w:t>
      </w:r>
    </w:p>
    <w:p w14:paraId="46FD490C" w14:textId="77777777" w:rsidR="003832C1" w:rsidRPr="00C60B13" w:rsidRDefault="007969ED"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xml:space="preserve">  </w:t>
      </w:r>
      <w:r w:rsidR="005900C0" w:rsidRPr="00C60B13">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14:paraId="7DE81983" w14:textId="77777777" w:rsidR="003832C1" w:rsidRPr="00C60B13" w:rsidRDefault="003832C1"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br w:type="page"/>
      </w:r>
    </w:p>
    <w:p w14:paraId="4C27B3B8" w14:textId="77777777" w:rsidR="003447EB" w:rsidRPr="00C60B13"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40" w:name="_Toc6997680"/>
      <w:r w:rsidRPr="00C60B13">
        <w:rPr>
          <w:rFonts w:ascii="Times New Roman" w:hAnsi="Times New Roman" w:cs="Times New Roman"/>
          <w:b/>
          <w:color w:val="000000" w:themeColor="text1"/>
          <w:sz w:val="28"/>
          <w:szCs w:val="28"/>
          <w:shd w:val="clear" w:color="auto" w:fill="FFFFFF"/>
        </w:rPr>
        <w:lastRenderedPageBreak/>
        <w:t xml:space="preserve">2.2.2 Biểu đồ </w:t>
      </w:r>
      <w:r w:rsidR="00BA2D66" w:rsidRPr="00C60B13">
        <w:rPr>
          <w:rFonts w:ascii="Times New Roman" w:hAnsi="Times New Roman" w:cs="Times New Roman"/>
          <w:b/>
          <w:color w:val="000000" w:themeColor="text1"/>
          <w:sz w:val="28"/>
          <w:szCs w:val="28"/>
          <w:shd w:val="clear" w:color="auto" w:fill="FFFFFF"/>
        </w:rPr>
        <w:t>U</w:t>
      </w:r>
      <w:r w:rsidRPr="00C60B13">
        <w:rPr>
          <w:rFonts w:ascii="Times New Roman" w:hAnsi="Times New Roman" w:cs="Times New Roman"/>
          <w:b/>
          <w:color w:val="000000" w:themeColor="text1"/>
          <w:sz w:val="28"/>
          <w:szCs w:val="28"/>
          <w:shd w:val="clear" w:color="auto" w:fill="FFFFFF"/>
        </w:rPr>
        <w:t>secase</w:t>
      </w:r>
      <w:bookmarkEnd w:id="40"/>
    </w:p>
    <w:p w14:paraId="2A2680DF" w14:textId="77777777" w:rsidR="00A22E30" w:rsidRPr="00C60B13" w:rsidRDefault="003832C1"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2E741C3" wp14:editId="3CD2AF61">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14:paraId="222ABB7D" w14:textId="77777777" w:rsidR="003832C1" w:rsidRPr="00C60B13" w:rsidRDefault="00A22E30" w:rsidP="002D0A34">
      <w:pPr>
        <w:pStyle w:val="Caption"/>
        <w:spacing w:line="360" w:lineRule="auto"/>
        <w:jc w:val="center"/>
        <w:rPr>
          <w:rFonts w:ascii="Times New Roman" w:hAnsi="Times New Roman" w:cs="Times New Roman"/>
          <w:color w:val="000000" w:themeColor="text1"/>
          <w:sz w:val="28"/>
          <w:szCs w:val="28"/>
        </w:rPr>
      </w:pPr>
      <w:bookmarkStart w:id="41" w:name="_Toc6993066"/>
      <w:r w:rsidRPr="00C60B13">
        <w:rPr>
          <w:rFonts w:ascii="Times New Roman" w:hAnsi="Times New Roman" w:cs="Times New Roman"/>
          <w:color w:val="000000" w:themeColor="text1"/>
          <w:sz w:val="28"/>
          <w:szCs w:val="28"/>
        </w:rPr>
        <w:t>Hình 2.2.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Biểu đồ Usecase</w:t>
      </w:r>
      <w:bookmarkEnd w:id="41"/>
      <w:r w:rsidR="003832C1" w:rsidRPr="00C60B13">
        <w:rPr>
          <w:rFonts w:ascii="Times New Roman" w:eastAsiaTheme="majorEastAsia" w:hAnsi="Times New Roman" w:cs="Times New Roman"/>
          <w:color w:val="000000" w:themeColor="text1"/>
          <w:sz w:val="28"/>
          <w:szCs w:val="28"/>
          <w:shd w:val="clear" w:color="auto" w:fill="FFFFFF"/>
        </w:rPr>
        <w:br w:type="page"/>
      </w:r>
    </w:p>
    <w:p w14:paraId="5C676108" w14:textId="77777777" w:rsidR="00245499" w:rsidRPr="005B2179" w:rsidRDefault="00961351" w:rsidP="005B2179">
      <w:pPr>
        <w:pStyle w:val="Heading3"/>
        <w:spacing w:line="360" w:lineRule="auto"/>
        <w:jc w:val="both"/>
        <w:rPr>
          <w:rFonts w:ascii="Times New Roman" w:hAnsi="Times New Roman" w:cs="Times New Roman"/>
          <w:b/>
          <w:color w:val="000000" w:themeColor="text1"/>
          <w:sz w:val="28"/>
          <w:szCs w:val="28"/>
          <w:shd w:val="clear" w:color="auto" w:fill="FFFFFF"/>
        </w:rPr>
      </w:pPr>
      <w:bookmarkStart w:id="42" w:name="_Toc6997681"/>
      <w:r w:rsidRPr="00C60B13">
        <w:rPr>
          <w:rFonts w:ascii="Times New Roman" w:hAnsi="Times New Roman" w:cs="Times New Roman"/>
          <w:b/>
          <w:color w:val="000000" w:themeColor="text1"/>
          <w:sz w:val="28"/>
          <w:szCs w:val="28"/>
          <w:shd w:val="clear" w:color="auto" w:fill="FFFFFF"/>
        </w:rPr>
        <w:lastRenderedPageBreak/>
        <w:t>2.2.3 Mô tả Usecase</w:t>
      </w:r>
      <w:r w:rsidR="005218A3" w:rsidRPr="00C60B13">
        <w:rPr>
          <w:rFonts w:ascii="Times New Roman" w:hAnsi="Times New Roman" w:cs="Times New Roman"/>
          <w:b/>
          <w:color w:val="000000" w:themeColor="text1"/>
          <w:sz w:val="28"/>
          <w:szCs w:val="28"/>
          <w:shd w:val="clear" w:color="auto" w:fill="FFFFFF"/>
        </w:rPr>
        <w:t xml:space="preserve"> – phân hệ bán hàng và quản lý đơn hàng</w:t>
      </w:r>
      <w:bookmarkEnd w:id="42"/>
    </w:p>
    <w:p w14:paraId="050259B5" w14:textId="77777777" w:rsidR="00A12D6F"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t>Đăng nhập</w:t>
      </w:r>
    </w:p>
    <w:p w14:paraId="46383A83" w14:textId="77777777"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17486E" w:rsidRPr="00C60B13">
        <w:rPr>
          <w:rFonts w:ascii="Times New Roman" w:eastAsia="Times New Roman" w:hAnsi="Times New Roman" w:cs="Times New Roman"/>
          <w:color w:val="000000"/>
          <w:sz w:val="28"/>
          <w:szCs w:val="28"/>
        </w:rPr>
        <w:t>Đăng nhập</w:t>
      </w:r>
    </w:p>
    <w:p w14:paraId="7629918C" w14:textId="77777777"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Tác nhân:</w:t>
      </w:r>
      <w:r w:rsidR="0017486E" w:rsidRPr="00C60B13">
        <w:rPr>
          <w:rFonts w:ascii="Times New Roman" w:eastAsia="Times New Roman" w:hAnsi="Times New Roman" w:cs="Times New Roman"/>
          <w:i/>
          <w:iCs/>
          <w:color w:val="000000"/>
          <w:sz w:val="28"/>
          <w:szCs w:val="28"/>
        </w:rPr>
        <w:t xml:space="preserve"> </w:t>
      </w:r>
      <w:r w:rsidR="0017486E" w:rsidRPr="00C60B13">
        <w:rPr>
          <w:rFonts w:ascii="Times New Roman" w:eastAsia="Times New Roman" w:hAnsi="Times New Roman" w:cs="Times New Roman"/>
          <w:iCs/>
          <w:color w:val="000000"/>
          <w:sz w:val="28"/>
          <w:szCs w:val="28"/>
        </w:rPr>
        <w:t xml:space="preserve">Nhân viên bán hàng, </w:t>
      </w:r>
      <w:r w:rsidR="00B87281" w:rsidRPr="00C60B13">
        <w:rPr>
          <w:rFonts w:ascii="Times New Roman" w:eastAsia="Times New Roman" w:hAnsi="Times New Roman" w:cs="Times New Roman"/>
          <w:color w:val="000000"/>
          <w:sz w:val="28"/>
          <w:szCs w:val="28"/>
        </w:rPr>
        <w:t>nhân viên thủ kho, người quản lý</w:t>
      </w:r>
    </w:p>
    <w:p w14:paraId="33C19F85" w14:textId="77777777"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87281" w:rsidRPr="00C60B13">
        <w:rPr>
          <w:rFonts w:ascii="Times New Roman" w:eastAsia="Times New Roman" w:hAnsi="Times New Roman" w:cs="Times New Roman"/>
          <w:color w:val="000000"/>
          <w:sz w:val="28"/>
          <w:szCs w:val="28"/>
        </w:rPr>
        <w:t xml:space="preserve"> </w:t>
      </w:r>
    </w:p>
    <w:p w14:paraId="26118E4E" w14:textId="77777777"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00B87281" w:rsidRPr="00C60B13">
        <w:rPr>
          <w:rFonts w:ascii="Times New Roman" w:eastAsia="Times New Roman" w:hAnsi="Times New Roman" w:cs="Times New Roman"/>
          <w:color w:val="000000"/>
          <w:sz w:val="28"/>
          <w:szCs w:val="28"/>
        </w:rPr>
        <w:t xml:space="preserve"> </w:t>
      </w:r>
      <w:r w:rsidRPr="00C60B13">
        <w:rPr>
          <w:rFonts w:ascii="Times New Roman" w:eastAsia="Times New Roman" w:hAnsi="Times New Roman" w:cs="Times New Roman"/>
          <w:color w:val="000000"/>
          <w:sz w:val="28"/>
          <w:szCs w:val="28"/>
        </w:rPr>
        <w:t xml:space="preserve">Đăng </w:t>
      </w:r>
      <w:r w:rsidR="00B87281" w:rsidRPr="00C60B13">
        <w:rPr>
          <w:rFonts w:ascii="Times New Roman" w:eastAsia="Times New Roman" w:hAnsi="Times New Roman" w:cs="Times New Roman"/>
          <w:color w:val="000000"/>
          <w:sz w:val="28"/>
          <w:szCs w:val="28"/>
        </w:rPr>
        <w:t>nhập thành công vào hệ thống</w:t>
      </w:r>
      <w:r w:rsidRPr="00C60B13">
        <w:rPr>
          <w:rFonts w:ascii="Times New Roman" w:eastAsia="Times New Roman" w:hAnsi="Times New Roman" w:cs="Times New Roman"/>
          <w:color w:val="000000"/>
          <w:sz w:val="28"/>
          <w:szCs w:val="28"/>
        </w:rPr>
        <w:t xml:space="preserve"> </w:t>
      </w:r>
    </w:p>
    <w:p w14:paraId="0A8D09C6" w14:textId="77777777"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87281" w:rsidRPr="00C60B13">
        <w:rPr>
          <w:rFonts w:ascii="Times New Roman" w:eastAsia="Times New Roman" w:hAnsi="Times New Roman" w:cs="Times New Roman"/>
          <w:color w:val="000000"/>
          <w:sz w:val="28"/>
          <w:szCs w:val="28"/>
        </w:rPr>
        <w:t xml:space="preserve">Người dùng truy cập vào trang login của hệ thống, điền thông tin tài khoản mật khẩu vào form đăng nhập </w:t>
      </w:r>
      <w:r w:rsidR="00B87281" w:rsidRPr="00C60B13">
        <w:rPr>
          <w:rFonts w:ascii="Times New Roman" w:eastAsia="Times New Roman" w:hAnsi="Times New Roman" w:cs="Times New Roman"/>
          <w:color w:val="000000"/>
          <w:sz w:val="28"/>
          <w:szCs w:val="28"/>
        </w:rPr>
        <w:sym w:font="Wingdings" w:char="F0E0"/>
      </w:r>
      <w:r w:rsidR="00B87281" w:rsidRPr="00C60B13">
        <w:rPr>
          <w:rFonts w:ascii="Times New Roman" w:eastAsia="Times New Roman" w:hAnsi="Times New Roman" w:cs="Times New Roman"/>
          <w:color w:val="000000"/>
          <w:sz w:val="28"/>
          <w:szCs w:val="28"/>
        </w:rPr>
        <w:t xml:space="preserve"> đăng nhập thành công</w:t>
      </w:r>
    </w:p>
    <w:p w14:paraId="5FBCB6B0" w14:textId="77777777" w:rsidR="00A12D6F" w:rsidRPr="00C60B13" w:rsidRDefault="00A12D6F"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984BE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C60B13" w14:paraId="1BC2231C" w14:textId="77777777"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5B95BE5" w14:textId="77777777" w:rsidR="00A12D6F" w:rsidRPr="00C60B13" w:rsidRDefault="00A12D6F"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87281" w:rsidRPr="00C60B13">
              <w:rPr>
                <w:rFonts w:ascii="Times New Roman" w:eastAsia="Times New Roman" w:hAnsi="Times New Roman" w:cs="Times New Roman"/>
                <w:color w:val="000000"/>
                <w:sz w:val="28"/>
                <w:szCs w:val="28"/>
              </w:rPr>
              <w:t>truy cập vào trang login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30757DB" w14:textId="77777777"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w:t>
            </w:r>
            <w:r w:rsidR="00B87281" w:rsidRPr="00C60B13">
              <w:rPr>
                <w:rFonts w:ascii="Times New Roman" w:eastAsia="Times New Roman" w:hAnsi="Times New Roman" w:cs="Times New Roman"/>
                <w:color w:val="000000"/>
                <w:sz w:val="28"/>
                <w:szCs w:val="28"/>
              </w:rPr>
              <w:t>Hiển thị trang login</w:t>
            </w:r>
          </w:p>
        </w:tc>
      </w:tr>
      <w:tr w:rsidR="00057F1E" w:rsidRPr="00C60B13" w14:paraId="64A2BC17" w14:textId="77777777"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1C9A5A5" w14:textId="77777777" w:rsidR="00A12D6F" w:rsidRPr="00C60B13" w:rsidRDefault="00A12D6F"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057F1E" w:rsidRPr="00C60B13">
              <w:rPr>
                <w:rFonts w:ascii="Times New Roman" w:eastAsia="Times New Roman" w:hAnsi="Times New Roman" w:cs="Times New Roman"/>
                <w:color w:val="000000"/>
                <w:sz w:val="28"/>
                <w:szCs w:val="28"/>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FE44E75" w14:textId="77777777" w:rsidR="00A12D6F" w:rsidRPr="00C60B13" w:rsidRDefault="00A12D6F" w:rsidP="00C60B13">
            <w:pPr>
              <w:spacing w:after="0" w:line="360" w:lineRule="auto"/>
              <w:jc w:val="both"/>
              <w:rPr>
                <w:rFonts w:ascii="Times New Roman" w:eastAsia="Times New Roman" w:hAnsi="Times New Roman" w:cs="Times New Roman"/>
                <w:sz w:val="28"/>
                <w:szCs w:val="28"/>
              </w:rPr>
            </w:pPr>
          </w:p>
        </w:tc>
      </w:tr>
      <w:tr w:rsidR="00057F1E" w:rsidRPr="00C60B13" w14:paraId="61403BE4" w14:textId="77777777"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216AA2D" w14:textId="77777777"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4</w:t>
            </w:r>
            <w:r w:rsidR="00A12D6F"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A8B68CC" w14:textId="77777777" w:rsidR="00A12D6F" w:rsidRPr="00C60B13" w:rsidRDefault="00057F1E"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5. đăng nhập thành công vào trang chủ</w:t>
            </w:r>
          </w:p>
        </w:tc>
      </w:tr>
    </w:tbl>
    <w:p w14:paraId="7846753D" w14:textId="77777777" w:rsidR="008C14F5" w:rsidRPr="00C60B13" w:rsidRDefault="008C14F5"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420C9614" w14:textId="77777777" w:rsidR="008C14F5" w:rsidRPr="00C60B13" w:rsidRDefault="008C14F5"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142FC" w:rsidRPr="00C60B13">
        <w:rPr>
          <w:color w:val="000000"/>
          <w:sz w:val="28"/>
          <w:szCs w:val="28"/>
        </w:rPr>
        <w:t>5</w:t>
      </w:r>
      <w:r w:rsidRPr="00C60B13">
        <w:rPr>
          <w:color w:val="000000"/>
          <w:sz w:val="28"/>
          <w:szCs w:val="28"/>
        </w:rPr>
        <w:t xml:space="preserve">: </w:t>
      </w:r>
      <w:r w:rsidR="003142FC" w:rsidRPr="00C60B13">
        <w:rPr>
          <w:color w:val="000000"/>
          <w:sz w:val="28"/>
          <w:szCs w:val="28"/>
        </w:rPr>
        <w:t>H</w:t>
      </w:r>
      <w:r w:rsidRPr="00C60B13">
        <w:rPr>
          <w:color w:val="000000"/>
          <w:sz w:val="28"/>
          <w:szCs w:val="28"/>
        </w:rPr>
        <w:t xml:space="preserve">ệ thống có thể phản hổi đăng nhập không thành công do tài khoản mật hoặc mật khẩu người dùng nhập vào không chính xác. </w:t>
      </w:r>
    </w:p>
    <w:p w14:paraId="77E64CE9" w14:textId="77777777"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imes New Roman" w:hAnsi="Times New Roman" w:cs="Times New Roman"/>
          <w:sz w:val="28"/>
          <w:szCs w:val="28"/>
        </w:rPr>
        <w:br/>
      </w:r>
    </w:p>
    <w:p w14:paraId="59218A11" w14:textId="77777777"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76BA9F17" w14:textId="77777777"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70762B4A" w14:textId="77777777" w:rsidR="00A12D6F" w:rsidRPr="00C60B13" w:rsidRDefault="00A12D6F"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0067B27E" w14:textId="77777777" w:rsidR="0050444C" w:rsidRPr="00C60B13" w:rsidRDefault="00313FE7"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253741F3" w14:textId="77777777" w:rsidR="0050444C"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Đăng xuất</w:t>
      </w:r>
    </w:p>
    <w:p w14:paraId="53E9C744" w14:textId="77777777"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Đăng </w:t>
      </w:r>
      <w:r w:rsidR="00B45F3B" w:rsidRPr="00C60B13">
        <w:rPr>
          <w:rFonts w:ascii="Times New Roman" w:eastAsia="Times New Roman" w:hAnsi="Times New Roman" w:cs="Times New Roman"/>
          <w:color w:val="000000"/>
          <w:sz w:val="28"/>
          <w:szCs w:val="28"/>
        </w:rPr>
        <w:t>xuất</w:t>
      </w:r>
    </w:p>
    <w:p w14:paraId="4A8E6893" w14:textId="77777777"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 xml:space="preserve">Nhân viên bán hàng, </w:t>
      </w:r>
      <w:r w:rsidRPr="00C60B13">
        <w:rPr>
          <w:rFonts w:ascii="Times New Roman" w:eastAsia="Times New Roman" w:hAnsi="Times New Roman" w:cs="Times New Roman"/>
          <w:color w:val="000000"/>
          <w:sz w:val="28"/>
          <w:szCs w:val="28"/>
        </w:rPr>
        <w:t>nhân viên thủ kho, người quản lý</w:t>
      </w:r>
    </w:p>
    <w:p w14:paraId="544EA651" w14:textId="77777777"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B45F3B" w:rsidRPr="00C60B13">
        <w:rPr>
          <w:rFonts w:ascii="Times New Roman" w:eastAsia="Times New Roman" w:hAnsi="Times New Roman" w:cs="Times New Roman"/>
          <w:color w:val="000000"/>
          <w:sz w:val="28"/>
          <w:szCs w:val="28"/>
        </w:rPr>
        <w:t>, đăng nhập thành công</w:t>
      </w:r>
    </w:p>
    <w:p w14:paraId="684F663D" w14:textId="77777777"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Đăng </w:t>
      </w:r>
      <w:r w:rsidR="00102162" w:rsidRPr="00C60B13">
        <w:rPr>
          <w:rFonts w:ascii="Times New Roman" w:eastAsia="Times New Roman" w:hAnsi="Times New Roman" w:cs="Times New Roman"/>
          <w:color w:val="000000"/>
          <w:sz w:val="28"/>
          <w:szCs w:val="28"/>
        </w:rPr>
        <w:t>xuất khỏi hệ thống</w:t>
      </w:r>
      <w:r w:rsidRPr="00C60B13">
        <w:rPr>
          <w:rFonts w:ascii="Times New Roman" w:eastAsia="Times New Roman" w:hAnsi="Times New Roman" w:cs="Times New Roman"/>
          <w:color w:val="000000"/>
          <w:sz w:val="28"/>
          <w:szCs w:val="28"/>
        </w:rPr>
        <w:t xml:space="preserve"> </w:t>
      </w:r>
    </w:p>
    <w:p w14:paraId="491212D1" w14:textId="77777777"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BE75EB" w:rsidRPr="00C60B13">
        <w:rPr>
          <w:rFonts w:ascii="Times New Roman" w:eastAsia="Times New Roman" w:hAnsi="Times New Roman" w:cs="Times New Roman"/>
          <w:color w:val="000000"/>
          <w:sz w:val="28"/>
          <w:szCs w:val="28"/>
        </w:rPr>
        <w:t>Trên giao diện trang chủ người dùng nhấn nút đăng xuất để đăng xuất khỏi hệ thống</w:t>
      </w:r>
    </w:p>
    <w:p w14:paraId="5568C1E7" w14:textId="77777777" w:rsidR="0050444C" w:rsidRPr="00C60B13" w:rsidRDefault="0050444C"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1B189F"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C60B13" w14:paraId="6610A946" w14:textId="77777777"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E39CED" w14:textId="77777777" w:rsidR="0050444C" w:rsidRPr="00C60B13" w:rsidRDefault="0050444C"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w:t>
            </w:r>
            <w:r w:rsidR="00BE75EB" w:rsidRPr="00C60B13">
              <w:rPr>
                <w:rFonts w:ascii="Times New Roman" w:eastAsia="Times New Roman" w:hAnsi="Times New Roman" w:cs="Times New Roman"/>
                <w:color w:val="000000"/>
                <w:sz w:val="28"/>
                <w:szCs w:val="28"/>
              </w:rPr>
              <w:t>nhấn</w:t>
            </w:r>
            <w:r w:rsidR="007A6242" w:rsidRPr="00C60B13">
              <w:rPr>
                <w:rFonts w:ascii="Times New Roman" w:eastAsia="Times New Roman" w:hAnsi="Times New Roman" w:cs="Times New Roman"/>
                <w:color w:val="000000"/>
                <w:sz w:val="28"/>
                <w:szCs w:val="28"/>
              </w:rPr>
              <w:t xml:space="preserve"> nút</w:t>
            </w:r>
            <w:r w:rsidR="00BE75EB" w:rsidRPr="00C60B13">
              <w:rPr>
                <w:rFonts w:ascii="Times New Roman" w:eastAsia="Times New Roman" w:hAnsi="Times New Roman" w:cs="Times New Roman"/>
                <w:color w:val="000000"/>
                <w:sz w:val="28"/>
                <w:szCs w:val="28"/>
              </w:rPr>
              <w:t xml:space="preserve"> đăng xuất</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D07FA0D" w14:textId="77777777" w:rsidR="0050444C" w:rsidRPr="00C60B13" w:rsidRDefault="0050444C"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login</w:t>
            </w:r>
          </w:p>
        </w:tc>
      </w:tr>
    </w:tbl>
    <w:p w14:paraId="283AD9A4" w14:textId="77777777"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74BC420A" w14:textId="77777777" w:rsidR="0050444C" w:rsidRPr="00C60B13" w:rsidRDefault="0050444C"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753E7530" w14:textId="77777777"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7822A081" w14:textId="77777777"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63746E9F" w14:textId="77777777"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04C4AA0C" w14:textId="77777777"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07BC5180" w14:textId="77777777" w:rsidR="00B45F3B" w:rsidRPr="00C60B13" w:rsidRDefault="00B45F3B"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5E8F4562" w14:textId="77777777" w:rsidR="00546A41" w:rsidRPr="00C60B13" w:rsidRDefault="00546A4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3965AF0C" w14:textId="77777777" w:rsidR="00546A41" w:rsidRPr="00C60B13" w:rsidRDefault="005218A3"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bán hàng trực tiếp</w:t>
      </w:r>
    </w:p>
    <w:p w14:paraId="0CF92F29" w14:textId="77777777"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hàng trực tiếp</w:t>
      </w:r>
    </w:p>
    <w:p w14:paraId="4E92FC87" w14:textId="77777777"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77EEAF91" w14:textId="77777777"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w:t>
      </w:r>
      <w:r w:rsidR="007E436E" w:rsidRPr="00C60B13">
        <w:rPr>
          <w:rFonts w:ascii="Times New Roman" w:eastAsia="Times New Roman" w:hAnsi="Times New Roman" w:cs="Times New Roman"/>
          <w:color w:val="000000"/>
          <w:sz w:val="28"/>
          <w:szCs w:val="28"/>
        </w:rPr>
        <w:t>,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14:paraId="1AD2366E" w14:textId="77777777"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B31D9A" w:rsidRPr="00C60B13">
        <w:rPr>
          <w:rFonts w:ascii="Times New Roman" w:eastAsia="Times New Roman" w:hAnsi="Times New Roman" w:cs="Times New Roman"/>
          <w:color w:val="000000"/>
          <w:sz w:val="28"/>
          <w:szCs w:val="28"/>
        </w:rPr>
        <w:t>Tạo thành công đơn bán hàng và in</w:t>
      </w:r>
      <w:r w:rsidR="003A6E37" w:rsidRPr="00C60B13">
        <w:rPr>
          <w:rFonts w:ascii="Times New Roman" w:eastAsia="Times New Roman" w:hAnsi="Times New Roman" w:cs="Times New Roman"/>
          <w:color w:val="000000"/>
          <w:sz w:val="28"/>
          <w:szCs w:val="28"/>
        </w:rPr>
        <w:t xml:space="preserve"> hóa đơn bán hàng</w:t>
      </w:r>
      <w:r w:rsidRPr="00C60B13">
        <w:rPr>
          <w:rFonts w:ascii="Times New Roman" w:eastAsia="Times New Roman" w:hAnsi="Times New Roman" w:cs="Times New Roman"/>
          <w:color w:val="000000"/>
          <w:sz w:val="28"/>
          <w:szCs w:val="28"/>
        </w:rPr>
        <w:t xml:space="preserve"> </w:t>
      </w:r>
    </w:p>
    <w:p w14:paraId="0D7ECB0B" w14:textId="77777777"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w:t>
      </w:r>
      <w:r w:rsidR="00CA38ED" w:rsidRPr="00C60B13">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C60B13">
        <w:rPr>
          <w:rFonts w:ascii="Times New Roman" w:eastAsia="Times New Roman" w:hAnsi="Times New Roman" w:cs="Times New Roman"/>
          <w:color w:val="000000"/>
          <w:sz w:val="28"/>
          <w:szCs w:val="28"/>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14:paraId="5440177F" w14:textId="77777777" w:rsidR="00546A41" w:rsidRPr="00C60B13" w:rsidRDefault="00546A4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5A1D5C"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b/>
          <w:bCs/>
          <w:color w:val="000000"/>
          <w:sz w:val="28"/>
          <w:szCs w:val="28"/>
        </w:rPr>
        <w:t>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C60B13" w14:paraId="3B672B54" w14:textId="77777777"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9D24D50" w14:textId="77777777" w:rsidR="00546A41" w:rsidRPr="00C60B13" w:rsidRDefault="00546A4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E441AB" w:rsidRPr="00C60B13">
              <w:rPr>
                <w:rFonts w:ascii="Times New Roman" w:eastAsia="Times New Roman" w:hAnsi="Times New Roman" w:cs="Times New Roman"/>
                <w:color w:val="000000"/>
                <w:sz w:val="28"/>
                <w:szCs w:val="28"/>
              </w:rPr>
              <w:t>bán hàng trực tiếp</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3ECB84C" w14:textId="77777777"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F13926" w:rsidRPr="00C60B13">
              <w:rPr>
                <w:rFonts w:ascii="Times New Roman" w:eastAsia="Times New Roman" w:hAnsi="Times New Roman" w:cs="Times New Roman"/>
                <w:color w:val="000000"/>
                <w:sz w:val="28"/>
                <w:szCs w:val="28"/>
              </w:rPr>
              <w:t>bán hàng</w:t>
            </w:r>
          </w:p>
        </w:tc>
      </w:tr>
      <w:tr w:rsidR="00546A41" w:rsidRPr="00C60B13" w14:paraId="5CC6FA21" w14:textId="77777777"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FF608AF" w14:textId="77777777" w:rsidR="00546A41" w:rsidRPr="00C60B13" w:rsidRDefault="00546A4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635523" w:rsidRPr="00C60B13">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CB8133E" w14:textId="77777777"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635523" w:rsidRPr="00C60B13">
              <w:rPr>
                <w:rFonts w:ascii="Times New Roman" w:eastAsia="Times New Roman" w:hAnsi="Times New Roman" w:cs="Times New Roman"/>
                <w:sz w:val="28"/>
                <w:szCs w:val="28"/>
              </w:rPr>
              <w:t>. Giao diện đơn hàng có thêm sản phầm mà nhân viên chọn</w:t>
            </w:r>
          </w:p>
        </w:tc>
      </w:tr>
      <w:tr w:rsidR="00546A41" w:rsidRPr="00C60B13" w14:paraId="6A080DC7"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8769E33" w14:textId="77777777"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546A41" w:rsidRPr="00C60B13">
              <w:rPr>
                <w:rFonts w:ascii="Times New Roman" w:eastAsia="Times New Roman" w:hAnsi="Times New Roman" w:cs="Times New Roman"/>
                <w:color w:val="000000"/>
                <w:sz w:val="28"/>
                <w:szCs w:val="28"/>
              </w:rPr>
              <w:t>. N</w:t>
            </w:r>
            <w:r w:rsidR="00635523" w:rsidRPr="00C60B13">
              <w:rPr>
                <w:rFonts w:ascii="Times New Roman" w:eastAsia="Times New Roman" w:hAnsi="Times New Roman" w:cs="Times New Roman"/>
                <w:color w:val="000000"/>
                <w:sz w:val="28"/>
                <w:szCs w:val="28"/>
              </w:rPr>
              <w:t>hập thông tin số lượng sản phẩm, triết khấu, khách hàng</w:t>
            </w:r>
            <w:r w:rsidR="00CB3C70" w:rsidRPr="00C60B13">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99FFF0A" w14:textId="77777777" w:rsidR="00546A41"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546A41" w:rsidRPr="00C60B13">
              <w:rPr>
                <w:rFonts w:ascii="Times New Roman" w:eastAsia="Times New Roman" w:hAnsi="Times New Roman" w:cs="Times New Roman"/>
                <w:sz w:val="28"/>
                <w:szCs w:val="28"/>
              </w:rPr>
              <w:t xml:space="preserve">. </w:t>
            </w:r>
            <w:r w:rsidR="00CB3C70" w:rsidRPr="00C60B13">
              <w:rPr>
                <w:rFonts w:ascii="Times New Roman" w:eastAsia="Times New Roman" w:hAnsi="Times New Roman" w:cs="Times New Roman"/>
                <w:sz w:val="28"/>
                <w:szCs w:val="28"/>
              </w:rPr>
              <w:t>Tính tổng tiền khách hàng cần thanh toán</w:t>
            </w:r>
          </w:p>
        </w:tc>
      </w:tr>
      <w:tr w:rsidR="00D538C2" w:rsidRPr="00C60B13" w14:paraId="632B10CD"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20581C1" w14:textId="77777777" w:rsidR="00D538C2"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D538C2" w:rsidRPr="00C60B13">
              <w:rPr>
                <w:rFonts w:ascii="Times New Roman" w:eastAsia="Times New Roman" w:hAnsi="Times New Roman" w:cs="Times New Roman"/>
                <w:color w:val="000000"/>
                <w:sz w:val="28"/>
                <w:szCs w:val="28"/>
              </w:rPr>
              <w:t xml:space="preserve">. </w:t>
            </w:r>
            <w:r w:rsidR="00575E64" w:rsidRPr="00C60B13">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84FA99F" w14:textId="77777777" w:rsidR="00D538C2"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75E64" w:rsidRPr="00C60B13">
              <w:rPr>
                <w:rFonts w:ascii="Times New Roman" w:eastAsia="Times New Roman" w:hAnsi="Times New Roman" w:cs="Times New Roman"/>
                <w:sz w:val="28"/>
                <w:szCs w:val="28"/>
              </w:rPr>
              <w:t>. Hiển thị số tiền dư cho khách hàng</w:t>
            </w:r>
          </w:p>
        </w:tc>
      </w:tr>
      <w:tr w:rsidR="00CB3C70" w:rsidRPr="00C60B13" w14:paraId="2A5363BE" w14:textId="77777777"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63072BA" w14:textId="77777777" w:rsidR="00CB3C70"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w:t>
            </w:r>
            <w:r w:rsidR="00CB3C70" w:rsidRPr="00C60B13">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BADEC6A" w14:textId="77777777" w:rsidR="00CB3C70"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w:t>
            </w:r>
            <w:r w:rsidR="00CB3C70" w:rsidRPr="00C60B13">
              <w:rPr>
                <w:rFonts w:ascii="Times New Roman" w:eastAsia="Times New Roman" w:hAnsi="Times New Roman" w:cs="Times New Roman"/>
                <w:sz w:val="28"/>
                <w:szCs w:val="28"/>
              </w:rPr>
              <w:t>. Hiển thị giao diện in hóa đơn</w:t>
            </w:r>
          </w:p>
        </w:tc>
      </w:tr>
    </w:tbl>
    <w:p w14:paraId="5C264391" w14:textId="77777777" w:rsidR="00546A41" w:rsidRPr="00C60B13" w:rsidRDefault="00546A4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42FAFFD2" w14:textId="77777777" w:rsidR="00546A41" w:rsidRPr="00C60B13" w:rsidRDefault="00546A4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325973" w:rsidRPr="00C60B13">
        <w:rPr>
          <w:color w:val="000000"/>
          <w:sz w:val="28"/>
          <w:szCs w:val="28"/>
        </w:rPr>
        <w:t>5</w:t>
      </w:r>
      <w:r w:rsidRPr="00C60B13">
        <w:rPr>
          <w:color w:val="000000"/>
          <w:sz w:val="28"/>
          <w:szCs w:val="28"/>
        </w:rPr>
        <w:t>:</w:t>
      </w:r>
      <w:r w:rsidR="00BB58AF" w:rsidRPr="00C60B13">
        <w:rPr>
          <w:color w:val="000000"/>
          <w:sz w:val="28"/>
          <w:szCs w:val="28"/>
        </w:rPr>
        <w:t xml:space="preserve"> khi khách hàng chưa có trong hệ thống thì có thể nhấn nút ‘+’ trên giao diện để hiện form thêm mới khách hàng</w:t>
      </w:r>
      <w:r w:rsidRPr="00C60B13">
        <w:rPr>
          <w:color w:val="000000"/>
          <w:sz w:val="28"/>
          <w:szCs w:val="28"/>
        </w:rPr>
        <w:t xml:space="preserve">. </w:t>
      </w:r>
    </w:p>
    <w:p w14:paraId="3234F594" w14:textId="77777777" w:rsidR="00740A7B" w:rsidRPr="00125075" w:rsidRDefault="00546A41" w:rsidP="0012507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125075">
        <w:rPr>
          <w:rFonts w:ascii="Times New Roman" w:eastAsiaTheme="majorEastAsia" w:hAnsi="Times New Roman" w:cs="Times New Roman"/>
          <w:color w:val="000000" w:themeColor="text1"/>
          <w:sz w:val="28"/>
          <w:szCs w:val="28"/>
          <w:shd w:val="clear" w:color="auto" w:fill="FFFFFF"/>
        </w:rPr>
        <w:br w:type="page"/>
      </w:r>
      <w:r w:rsidR="00156129" w:rsidRPr="00125075">
        <w:rPr>
          <w:rFonts w:ascii="Times New Roman" w:eastAsiaTheme="majorEastAsia" w:hAnsi="Times New Roman" w:cs="Times New Roman"/>
          <w:color w:val="000000" w:themeColor="text1"/>
          <w:sz w:val="28"/>
          <w:szCs w:val="28"/>
          <w:shd w:val="clear" w:color="auto" w:fill="FFFFFF"/>
        </w:rPr>
        <w:lastRenderedPageBreak/>
        <w:t>Tạo đơn đặt hàng</w:t>
      </w:r>
    </w:p>
    <w:p w14:paraId="34BE03E3" w14:textId="77777777"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w:t>
      </w:r>
      <w:r w:rsidR="00E17825" w:rsidRPr="00C60B13">
        <w:rPr>
          <w:rFonts w:ascii="Times New Roman" w:eastAsia="Times New Roman" w:hAnsi="Times New Roman" w:cs="Times New Roman"/>
          <w:color w:val="000000"/>
          <w:sz w:val="28"/>
          <w:szCs w:val="28"/>
        </w:rPr>
        <w:t>đặt hàng</w:t>
      </w:r>
    </w:p>
    <w:p w14:paraId="78A7DC20" w14:textId="77777777"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5AB4AE76" w14:textId="77777777"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w:t>
      </w:r>
      <w:r w:rsidR="003F2964" w:rsidRPr="00C60B13">
        <w:rPr>
          <w:rFonts w:ascii="Times New Roman" w:eastAsia="Times New Roman" w:hAnsi="Times New Roman" w:cs="Times New Roman"/>
          <w:color w:val="000000"/>
          <w:sz w:val="28"/>
          <w:szCs w:val="28"/>
        </w:rPr>
        <w:t xml:space="preserve"> tài khoản của nhân viên bán hàng</w:t>
      </w:r>
    </w:p>
    <w:p w14:paraId="6095C200" w14:textId="77777777"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D45768" w:rsidRPr="00C60B13">
        <w:rPr>
          <w:rFonts w:ascii="Times New Roman" w:eastAsia="Times New Roman" w:hAnsi="Times New Roman" w:cs="Times New Roman"/>
          <w:color w:val="000000"/>
          <w:sz w:val="28"/>
          <w:szCs w:val="28"/>
        </w:rPr>
        <w:t>đặt</w:t>
      </w:r>
      <w:r w:rsidRPr="00C60B13">
        <w:rPr>
          <w:rFonts w:ascii="Times New Roman" w:eastAsia="Times New Roman" w:hAnsi="Times New Roman" w:cs="Times New Roman"/>
          <w:color w:val="000000"/>
          <w:sz w:val="28"/>
          <w:szCs w:val="28"/>
        </w:rPr>
        <w:t xml:space="preserve"> hàng</w:t>
      </w:r>
    </w:p>
    <w:p w14:paraId="6C4071BC" w14:textId="77777777"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tìm kiếm sản phẩm mà khách hàng </w:t>
      </w:r>
      <w:r w:rsidR="00D45768" w:rsidRPr="00C60B13">
        <w:rPr>
          <w:rFonts w:ascii="Times New Roman" w:eastAsia="Times New Roman" w:hAnsi="Times New Roman" w:cs="Times New Roman"/>
          <w:color w:val="000000"/>
          <w:sz w:val="28"/>
          <w:szCs w:val="28"/>
        </w:rPr>
        <w:t>muốn đặt</w:t>
      </w:r>
      <w:r w:rsidRPr="00C60B13">
        <w:rPr>
          <w:rFonts w:ascii="Times New Roman" w:eastAsia="Times New Roman" w:hAnsi="Times New Roman" w:cs="Times New Roman"/>
          <w:color w:val="000000"/>
          <w:sz w:val="28"/>
          <w:szCs w:val="28"/>
        </w:rPr>
        <w:t>, nhập các thông tin của đơn hàng như số lượng sản phẩm, triết khấu từng sản phẩm, triết khấu đơn hàng, tìm kiếm và chọn khách hàng</w:t>
      </w:r>
      <w:r w:rsidR="00D45768" w:rsidRPr="00C60B13">
        <w:rPr>
          <w:rFonts w:ascii="Times New Roman" w:eastAsia="Times New Roman" w:hAnsi="Times New Roman" w:cs="Times New Roman"/>
          <w:color w:val="000000"/>
          <w:sz w:val="28"/>
          <w:szCs w:val="28"/>
        </w:rPr>
        <w:t xml:space="preserve"> lưu đơn hàng</w:t>
      </w:r>
    </w:p>
    <w:p w14:paraId="7F581D2C" w14:textId="77777777" w:rsidR="00740A7B" w:rsidRPr="00C60B13" w:rsidRDefault="00740A7B"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0074061E"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C60B13" w14:paraId="33ED384B"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2642621" w14:textId="77777777" w:rsidR="00740A7B" w:rsidRPr="00C60B13" w:rsidRDefault="00740A7B"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D45768" w:rsidRPr="00C60B13">
              <w:rPr>
                <w:rFonts w:ascii="Times New Roman" w:eastAsia="Times New Roman" w:hAnsi="Times New Roman" w:cs="Times New Roman"/>
                <w:color w:val="000000"/>
                <w:sz w:val="28"/>
                <w:szCs w:val="28"/>
              </w:rPr>
              <w:t>tạo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717B7A7" w14:textId="77777777"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D45768" w:rsidRPr="00C60B13">
              <w:rPr>
                <w:rFonts w:ascii="Times New Roman" w:eastAsia="Times New Roman" w:hAnsi="Times New Roman" w:cs="Times New Roman"/>
                <w:color w:val="000000"/>
                <w:sz w:val="28"/>
                <w:szCs w:val="28"/>
              </w:rPr>
              <w:t>tạo đơn đặt hàng</w:t>
            </w:r>
          </w:p>
        </w:tc>
      </w:tr>
      <w:tr w:rsidR="00740A7B" w:rsidRPr="00C60B13" w14:paraId="3F5855D7"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E9558AF" w14:textId="77777777" w:rsidR="00740A7B" w:rsidRPr="00C60B13" w:rsidRDefault="00740A7B"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277F755" w14:textId="77777777"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740A7B" w:rsidRPr="00C60B13">
              <w:rPr>
                <w:rFonts w:ascii="Times New Roman" w:eastAsia="Times New Roman" w:hAnsi="Times New Roman" w:cs="Times New Roman"/>
                <w:sz w:val="28"/>
                <w:szCs w:val="28"/>
              </w:rPr>
              <w:t>. Giao diện đơn hàng có thêm sản phầm mà nhân viên chọn</w:t>
            </w:r>
          </w:p>
        </w:tc>
      </w:tr>
      <w:tr w:rsidR="00740A7B" w:rsidRPr="00C60B13" w14:paraId="42CBCF59"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AE1EA67" w14:textId="77777777"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w:t>
            </w:r>
            <w:r w:rsidR="00740A7B" w:rsidRPr="00C60B13">
              <w:rPr>
                <w:rFonts w:ascii="Times New Roman" w:eastAsia="Times New Roman" w:hAnsi="Times New Roman" w:cs="Times New Roman"/>
                <w:color w:val="000000"/>
                <w:sz w:val="28"/>
                <w:szCs w:val="28"/>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7EA4E55" w14:textId="77777777"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w:t>
            </w:r>
            <w:r w:rsidR="00740A7B" w:rsidRPr="00C60B13">
              <w:rPr>
                <w:rFonts w:ascii="Times New Roman" w:eastAsia="Times New Roman" w:hAnsi="Times New Roman" w:cs="Times New Roman"/>
                <w:sz w:val="28"/>
                <w:szCs w:val="28"/>
              </w:rPr>
              <w:t>. Tính tổng tiền khách hàng cần thanh toán</w:t>
            </w:r>
          </w:p>
        </w:tc>
      </w:tr>
      <w:tr w:rsidR="00740A7B" w:rsidRPr="00C60B13" w14:paraId="23E5CBB6"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FDE5337" w14:textId="77777777" w:rsidR="00740A7B" w:rsidRPr="00C60B13" w:rsidRDefault="0032597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740A7B" w:rsidRPr="00C60B13">
              <w:rPr>
                <w:rFonts w:ascii="Times New Roman" w:eastAsia="Times New Roman" w:hAnsi="Times New Roman" w:cs="Times New Roman"/>
                <w:color w:val="000000"/>
                <w:sz w:val="28"/>
                <w:szCs w:val="28"/>
              </w:rPr>
              <w:t>. Nh</w:t>
            </w:r>
            <w:r w:rsidR="00D87F9B" w:rsidRPr="00C60B13">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F2B1C34" w14:textId="77777777" w:rsidR="00740A7B" w:rsidRPr="00C60B13" w:rsidRDefault="0032597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740A7B" w:rsidRPr="00C60B13">
              <w:rPr>
                <w:rFonts w:ascii="Times New Roman" w:eastAsia="Times New Roman" w:hAnsi="Times New Roman" w:cs="Times New Roman"/>
                <w:sz w:val="28"/>
                <w:szCs w:val="28"/>
              </w:rPr>
              <w:t xml:space="preserve">. </w:t>
            </w:r>
            <w:r w:rsidR="00D87F9B" w:rsidRPr="00C60B13">
              <w:rPr>
                <w:rFonts w:ascii="Times New Roman" w:eastAsia="Times New Roman" w:hAnsi="Times New Roman" w:cs="Times New Roman"/>
                <w:sz w:val="28"/>
                <w:szCs w:val="28"/>
              </w:rPr>
              <w:t>Hiển thị giao diện chi tiết đơn hàng</w:t>
            </w:r>
          </w:p>
        </w:tc>
      </w:tr>
    </w:tbl>
    <w:p w14:paraId="41C4D045" w14:textId="77777777" w:rsidR="00740A7B" w:rsidRPr="00C60B13" w:rsidRDefault="00740A7B"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3676C806" w14:textId="77777777" w:rsidR="00740A7B" w:rsidRPr="00C60B13" w:rsidRDefault="00740A7B"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14:paraId="05E469AC" w14:textId="77777777" w:rsidR="00740A7B" w:rsidRPr="00C60B13" w:rsidRDefault="00740A7B"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26B696A5" w14:textId="77777777" w:rsidR="00A56C80"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đặt hàng</w:t>
      </w:r>
    </w:p>
    <w:p w14:paraId="45BE0365" w14:textId="77777777"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đặt hàng</w:t>
      </w:r>
    </w:p>
    <w:p w14:paraId="25951029" w14:textId="77777777"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6299BFE5" w14:textId="77777777"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14:paraId="3F63AD93" w14:textId="77777777"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w:t>
      </w:r>
      <w:r w:rsidR="00AE6997" w:rsidRPr="00C60B13">
        <w:rPr>
          <w:rFonts w:ascii="Times New Roman" w:eastAsia="Times New Roman" w:hAnsi="Times New Roman" w:cs="Times New Roman"/>
          <w:color w:val="000000"/>
          <w:sz w:val="28"/>
          <w:szCs w:val="28"/>
        </w:rPr>
        <w:t>ìm kiếm đơn hàng theo mã đơn hàng, tên khách hàng</w:t>
      </w:r>
    </w:p>
    <w:p w14:paraId="6E06C421" w14:textId="77777777"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C60B13">
        <w:rPr>
          <w:rFonts w:ascii="Times New Roman" w:eastAsia="Times New Roman" w:hAnsi="Times New Roman" w:cs="Times New Roman"/>
          <w:color w:val="000000"/>
          <w:sz w:val="28"/>
          <w:szCs w:val="28"/>
        </w:rPr>
        <w:t>danh sách đơn hàng</w:t>
      </w:r>
      <w:r w:rsidR="00965B19" w:rsidRPr="00C60B13">
        <w:rPr>
          <w:rFonts w:ascii="Times New Roman" w:eastAsia="Times New Roman" w:hAnsi="Times New Roman" w:cs="Times New Roman"/>
          <w:color w:val="000000"/>
          <w:sz w:val="28"/>
          <w:szCs w:val="28"/>
        </w:rPr>
        <w:t>, nhập từ khóa tìm kiếm, hoặc chọn các điều kiện filter để filter danh sách đơn đặt hàng</w:t>
      </w:r>
    </w:p>
    <w:p w14:paraId="149F1D21" w14:textId="77777777" w:rsidR="00A56C80" w:rsidRPr="00C60B13" w:rsidRDefault="00A56C8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C60B13" w14:paraId="26FD2DCE"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72D2746" w14:textId="77777777" w:rsidR="00A56C80" w:rsidRPr="00C60B13" w:rsidRDefault="00A56C8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446CDF" w:rsidRPr="00C60B13">
              <w:rPr>
                <w:rFonts w:ascii="Times New Roman" w:eastAsia="Times New Roman" w:hAnsi="Times New Roman" w:cs="Times New Roman"/>
                <w:color w:val="000000"/>
                <w:sz w:val="28"/>
                <w:szCs w:val="28"/>
              </w:rPr>
              <w:t>danh sách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A486951" w14:textId="77777777"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446CDF" w:rsidRPr="00C60B13">
              <w:rPr>
                <w:rFonts w:ascii="Times New Roman" w:eastAsia="Times New Roman" w:hAnsi="Times New Roman" w:cs="Times New Roman"/>
                <w:color w:val="000000"/>
                <w:sz w:val="28"/>
                <w:szCs w:val="28"/>
              </w:rPr>
              <w:t xml:space="preserve">danh sách </w:t>
            </w:r>
            <w:r w:rsidR="00112E24" w:rsidRPr="00C60B13">
              <w:rPr>
                <w:rFonts w:ascii="Times New Roman" w:eastAsia="Times New Roman" w:hAnsi="Times New Roman" w:cs="Times New Roman"/>
                <w:color w:val="000000"/>
                <w:sz w:val="28"/>
                <w:szCs w:val="28"/>
              </w:rPr>
              <w:t>đơn đặt hàng</w:t>
            </w:r>
          </w:p>
        </w:tc>
      </w:tr>
      <w:tr w:rsidR="00A56C80" w:rsidRPr="00C60B13" w14:paraId="45D84627"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9D30875" w14:textId="77777777"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464393" w:rsidRPr="00C60B13">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FF85B6E" w14:textId="77777777" w:rsidR="00A56C80" w:rsidRPr="00C60B13" w:rsidRDefault="00A56C8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D474DB" w:rsidRPr="00C60B13">
              <w:rPr>
                <w:rFonts w:ascii="Times New Roman" w:eastAsia="Times New Roman" w:hAnsi="Times New Roman" w:cs="Times New Roman"/>
                <w:sz w:val="28"/>
                <w:szCs w:val="28"/>
              </w:rPr>
              <w:t>Hiển thị d</w:t>
            </w:r>
            <w:r w:rsidR="00464393" w:rsidRPr="00C60B13">
              <w:rPr>
                <w:rFonts w:ascii="Times New Roman" w:eastAsia="Times New Roman" w:hAnsi="Times New Roman" w:cs="Times New Roman"/>
                <w:sz w:val="28"/>
                <w:szCs w:val="28"/>
              </w:rPr>
              <w:t>anh sách đơn hàng đã được filter theo từ khóa tìm kiếm, điều kiện filter</w:t>
            </w:r>
          </w:p>
        </w:tc>
      </w:tr>
    </w:tbl>
    <w:p w14:paraId="1508330B" w14:textId="77777777" w:rsidR="00156129" w:rsidRPr="00C60B13" w:rsidRDefault="00A56C8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769ADD8C" w14:textId="77777777"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đặt hàng</w:t>
      </w:r>
    </w:p>
    <w:p w14:paraId="2E3238AD"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w:t>
      </w:r>
      <w:r w:rsidR="008902D3" w:rsidRPr="00C60B13">
        <w:rPr>
          <w:rFonts w:ascii="Times New Roman" w:eastAsia="Times New Roman" w:hAnsi="Times New Roman" w:cs="Times New Roman"/>
          <w:color w:val="000000"/>
          <w:sz w:val="28"/>
          <w:szCs w:val="28"/>
        </w:rPr>
        <w:t>Thao tác trên đơn đặt hàng</w:t>
      </w:r>
    </w:p>
    <w:p w14:paraId="57B4FF37"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55AFCDED"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14:paraId="547BDAFB"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6755F" w:rsidRPr="00C60B13">
        <w:rPr>
          <w:rFonts w:ascii="Times New Roman" w:eastAsia="Times New Roman" w:hAnsi="Times New Roman" w:cs="Times New Roman"/>
          <w:color w:val="000000"/>
          <w:sz w:val="28"/>
          <w:szCs w:val="28"/>
        </w:rPr>
        <w:t>Duyệt đơn, đóng gói, xuất kho</w:t>
      </w:r>
      <w:r w:rsidR="003832C1" w:rsidRPr="00C60B13">
        <w:rPr>
          <w:rFonts w:ascii="Times New Roman" w:eastAsia="Times New Roman" w:hAnsi="Times New Roman" w:cs="Times New Roman"/>
          <w:color w:val="000000"/>
          <w:sz w:val="28"/>
          <w:szCs w:val="28"/>
        </w:rPr>
        <w:t>, thanh toán</w:t>
      </w:r>
    </w:p>
    <w:p w14:paraId="2E8CBFE1"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14:paraId="68A9D568"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14:paraId="528C4E24"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CD93C" w14:textId="77777777"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8D6C690"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tạo đơn đặt hàng</w:t>
            </w:r>
          </w:p>
        </w:tc>
      </w:tr>
      <w:tr w:rsidR="00FB56E1" w:rsidRPr="00C60B13" w14:paraId="7A4FEA97"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B9E8E05"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CBB58F1"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 Giao diện đơn hàng có thêm sản phầm mà nhân viên chọn</w:t>
            </w:r>
          </w:p>
        </w:tc>
      </w:tr>
      <w:tr w:rsidR="00FB56E1" w:rsidRPr="00C60B13" w14:paraId="5920BB51"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6E7A946"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055DD89"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Tính tổng tiền khách hàng cần thanh toán</w:t>
            </w:r>
          </w:p>
        </w:tc>
      </w:tr>
      <w:tr w:rsidR="00FB56E1" w:rsidRPr="00C60B13" w14:paraId="67284DDD"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7BEF781" w14:textId="77777777"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429EAFA"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 Hiển thị giao diện chi tiết đơn hàng</w:t>
            </w:r>
          </w:p>
        </w:tc>
      </w:tr>
    </w:tbl>
    <w:p w14:paraId="103FF759" w14:textId="77777777"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0100BF91" w14:textId="77777777"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4: khi khách hàng chưa có trong hệ thống thì có thể nhấn nút ‘+’ trên giao diện để hiện form thêm mới khách hàng. </w:t>
      </w:r>
    </w:p>
    <w:p w14:paraId="14C1D3ED" w14:textId="77777777" w:rsidR="00156129" w:rsidRPr="00C60B13" w:rsidRDefault="00A3563E"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6AEBF20E" w14:textId="77777777" w:rsidR="00FB56E1"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đối tác vận chuyển</w:t>
      </w:r>
    </w:p>
    <w:p w14:paraId="78B1E8F3"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đối tác vận chuyển</w:t>
      </w:r>
    </w:p>
    <w:p w14:paraId="5C429D0C"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028FCF6C"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14:paraId="62151196"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đối tác vận chuyển</w:t>
      </w:r>
    </w:p>
    <w:p w14:paraId="5D509FE7"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C60B13">
        <w:rPr>
          <w:rFonts w:ascii="Times New Roman" w:eastAsia="Times New Roman" w:hAnsi="Times New Roman" w:cs="Times New Roman"/>
          <w:color w:val="000000"/>
          <w:sz w:val="28"/>
          <w:szCs w:val="28"/>
        </w:rPr>
        <w:t>đối tác vận chuyển, điền thông tin đối tác vào form t</w:t>
      </w:r>
      <w:r w:rsidR="008B6BEF" w:rsidRPr="00C60B13">
        <w:rPr>
          <w:rFonts w:ascii="Times New Roman" w:eastAsia="Times New Roman" w:hAnsi="Times New Roman" w:cs="Times New Roman"/>
          <w:color w:val="000000"/>
          <w:sz w:val="28"/>
          <w:szCs w:val="28"/>
        </w:rPr>
        <w:t>hêm mới</w:t>
      </w:r>
      <w:r w:rsidR="00534261" w:rsidRPr="00C60B13">
        <w:rPr>
          <w:rFonts w:ascii="Times New Roman" w:eastAsia="Times New Roman" w:hAnsi="Times New Roman" w:cs="Times New Roman"/>
          <w:color w:val="000000"/>
          <w:sz w:val="28"/>
          <w:szCs w:val="28"/>
        </w:rPr>
        <w:t>, lưu đối tác vận chuyển.</w:t>
      </w:r>
    </w:p>
    <w:p w14:paraId="79134DC9" w14:textId="77777777" w:rsidR="00FB56E1" w:rsidRPr="00C60B13" w:rsidRDefault="00FB56E1"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C60B13" w14:paraId="051284F9"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49C154C" w14:textId="77777777" w:rsidR="00FB56E1" w:rsidRPr="00C60B13" w:rsidRDefault="00FB56E1"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w:t>
            </w:r>
            <w:r w:rsidR="009622BE"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2E9F96D"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tạo </w:t>
            </w:r>
            <w:r w:rsidR="009622BE" w:rsidRPr="00C60B13">
              <w:rPr>
                <w:rFonts w:ascii="Times New Roman" w:eastAsia="Times New Roman" w:hAnsi="Times New Roman" w:cs="Times New Roman"/>
                <w:color w:val="000000"/>
                <w:sz w:val="28"/>
                <w:szCs w:val="28"/>
              </w:rPr>
              <w:t>đối tác vận chuyển</w:t>
            </w:r>
          </w:p>
        </w:tc>
      </w:tr>
      <w:tr w:rsidR="00FB56E1" w:rsidRPr="00C60B13" w14:paraId="5F1E5CA0"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283E4AD"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8B6BEF" w:rsidRPr="00C60B13">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8E89EBD"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8E6DAE" w:rsidRPr="00C60B13">
              <w:rPr>
                <w:rFonts w:ascii="Times New Roman" w:eastAsia="Times New Roman" w:hAnsi="Times New Roman" w:cs="Times New Roman"/>
                <w:sz w:val="28"/>
                <w:szCs w:val="28"/>
              </w:rPr>
              <w:t>H</w:t>
            </w:r>
            <w:r w:rsidR="00046038" w:rsidRPr="00C60B13">
              <w:rPr>
                <w:rFonts w:ascii="Times New Roman" w:eastAsia="Times New Roman" w:hAnsi="Times New Roman" w:cs="Times New Roman"/>
                <w:sz w:val="28"/>
                <w:szCs w:val="28"/>
              </w:rPr>
              <w:t>iển</w:t>
            </w:r>
            <w:r w:rsidR="008E6DAE" w:rsidRPr="00C60B13">
              <w:rPr>
                <w:rFonts w:ascii="Times New Roman" w:eastAsia="Times New Roman" w:hAnsi="Times New Roman" w:cs="Times New Roman"/>
                <w:sz w:val="28"/>
                <w:szCs w:val="28"/>
              </w:rPr>
              <w:t xml:space="preserve"> thị thông tin được nhập vào</w:t>
            </w:r>
          </w:p>
        </w:tc>
      </w:tr>
      <w:tr w:rsidR="00FB56E1" w:rsidRPr="00C60B13" w14:paraId="1064D650"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AD44729"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8E6DAE" w:rsidRPr="00C60B13">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CBAABFD" w14:textId="77777777" w:rsidR="00FB56E1" w:rsidRPr="00C60B13" w:rsidRDefault="00FB56E1"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8E6DAE" w:rsidRPr="00C60B13">
              <w:rPr>
                <w:rFonts w:ascii="Times New Roman" w:eastAsia="Times New Roman" w:hAnsi="Times New Roman" w:cs="Times New Roman"/>
                <w:sz w:val="28"/>
                <w:szCs w:val="28"/>
              </w:rPr>
              <w:t>Thông báo lưu thành công đối tác vận chuyển, chuyển trang danh sách</w:t>
            </w:r>
          </w:p>
        </w:tc>
      </w:tr>
    </w:tbl>
    <w:p w14:paraId="077E86E5" w14:textId="77777777" w:rsidR="00FB56E1" w:rsidRPr="00C60B13" w:rsidRDefault="00FB56E1"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1C09ABC7" w14:textId="77777777" w:rsidR="00FB56E1" w:rsidRPr="00C60B13" w:rsidRDefault="00FB56E1"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8E6DAE" w:rsidRPr="00C60B13">
        <w:rPr>
          <w:color w:val="000000"/>
          <w:sz w:val="28"/>
          <w:szCs w:val="28"/>
        </w:rPr>
        <w:t>6</w:t>
      </w:r>
      <w:r w:rsidRPr="00C60B13">
        <w:rPr>
          <w:color w:val="000000"/>
          <w:sz w:val="28"/>
          <w:szCs w:val="28"/>
        </w:rPr>
        <w:t xml:space="preserve">: </w:t>
      </w:r>
      <w:r w:rsidR="008E6DAE" w:rsidRPr="00C60B13">
        <w:rPr>
          <w:color w:val="000000"/>
          <w:sz w:val="28"/>
          <w:szCs w:val="28"/>
        </w:rPr>
        <w:t>Lưu không thành công do người dùng nhập thiếu thông tin bắt buộc, thông báo lưu không thành công, giữ nguyên form thêm mới</w:t>
      </w:r>
      <w:r w:rsidRPr="00C60B13">
        <w:rPr>
          <w:color w:val="000000"/>
          <w:sz w:val="28"/>
          <w:szCs w:val="28"/>
        </w:rPr>
        <w:t xml:space="preserve">. </w:t>
      </w:r>
    </w:p>
    <w:p w14:paraId="3A0FA7B1" w14:textId="77777777" w:rsidR="00156129" w:rsidRPr="00C60B13" w:rsidRDefault="00FB56E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05A10633" w14:textId="77777777" w:rsidR="00C53ACD" w:rsidRPr="00C60B13" w:rsidRDefault="00156129"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w:t>
      </w:r>
      <w:r w:rsidR="00B2522C" w:rsidRPr="00C60B13">
        <w:rPr>
          <w:rFonts w:ascii="Times New Roman" w:eastAsiaTheme="majorEastAsia" w:hAnsi="Times New Roman" w:cs="Times New Roman"/>
          <w:color w:val="000000" w:themeColor="text1"/>
          <w:sz w:val="28"/>
          <w:szCs w:val="28"/>
          <w:shd w:val="clear" w:color="auto" w:fill="FFFFFF"/>
        </w:rPr>
        <w:t>iếm đối tác vận chuyển</w:t>
      </w:r>
    </w:p>
    <w:p w14:paraId="0D777E4A" w14:textId="77777777"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đối tác vận chuyển</w:t>
      </w:r>
    </w:p>
    <w:p w14:paraId="3C34935B" w14:textId="77777777"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4805E5EC" w14:textId="77777777"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14:paraId="25525CBD" w14:textId="77777777"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đối tác vận chuển</w:t>
      </w:r>
    </w:p>
    <w:p w14:paraId="63BC7581" w14:textId="77777777"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nhập từ khóa tìm kiếm để filter danh sách </w:t>
      </w:r>
      <w:r w:rsidR="000D4652" w:rsidRPr="00C60B13">
        <w:rPr>
          <w:rFonts w:ascii="Times New Roman" w:eastAsia="Times New Roman" w:hAnsi="Times New Roman" w:cs="Times New Roman"/>
          <w:color w:val="000000"/>
          <w:sz w:val="28"/>
          <w:szCs w:val="28"/>
        </w:rPr>
        <w:t>đối tác vận chuyển.</w:t>
      </w:r>
    </w:p>
    <w:p w14:paraId="4FF4D491" w14:textId="77777777" w:rsidR="00C53ACD" w:rsidRPr="00C60B13" w:rsidRDefault="00C53ACD"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C60B13" w14:paraId="273F6DF4"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E8B9E6E" w14:textId="77777777" w:rsidR="00C53ACD" w:rsidRPr="00C60B13" w:rsidRDefault="00C53ACD"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9876D1" w:rsidRPr="00C60B13">
              <w:rPr>
                <w:rFonts w:ascii="Times New Roman" w:eastAsia="Times New Roman" w:hAnsi="Times New Roman" w:cs="Times New Roman"/>
                <w:color w:val="000000"/>
                <w:sz w:val="28"/>
                <w:szCs w:val="28"/>
              </w:rPr>
              <w:t>đối tác vận chuyển</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D49E768" w14:textId="77777777"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9876D1" w:rsidRPr="00C60B13">
              <w:rPr>
                <w:rFonts w:ascii="Times New Roman" w:eastAsia="Times New Roman" w:hAnsi="Times New Roman" w:cs="Times New Roman"/>
                <w:color w:val="000000"/>
                <w:sz w:val="28"/>
                <w:szCs w:val="28"/>
              </w:rPr>
              <w:t>đối tác vận chuyển</w:t>
            </w:r>
          </w:p>
        </w:tc>
      </w:tr>
      <w:tr w:rsidR="00C53ACD" w:rsidRPr="00C60B13" w14:paraId="112C0D06"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769F611" w14:textId="77777777"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711CE81" w14:textId="77777777" w:rsidR="00C53ACD" w:rsidRPr="00C60B13" w:rsidRDefault="00C53ACD"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w:t>
            </w:r>
            <w:r w:rsidR="00A34BA6" w:rsidRPr="00C60B13">
              <w:rPr>
                <w:rFonts w:ascii="Times New Roman" w:eastAsia="Times New Roman" w:hAnsi="Times New Roman" w:cs="Times New Roman"/>
                <w:sz w:val="28"/>
                <w:szCs w:val="28"/>
              </w:rPr>
              <w:t>Hiển thị d</w:t>
            </w:r>
            <w:r w:rsidRPr="00C60B13">
              <w:rPr>
                <w:rFonts w:ascii="Times New Roman" w:eastAsia="Times New Roman" w:hAnsi="Times New Roman" w:cs="Times New Roman"/>
                <w:sz w:val="28"/>
                <w:szCs w:val="28"/>
              </w:rPr>
              <w:t xml:space="preserve">anh sách </w:t>
            </w:r>
            <w:r w:rsidR="009876D1" w:rsidRPr="00C60B13">
              <w:rPr>
                <w:rFonts w:ascii="Times New Roman" w:eastAsia="Times New Roman" w:hAnsi="Times New Roman" w:cs="Times New Roman"/>
                <w:sz w:val="28"/>
                <w:szCs w:val="28"/>
              </w:rPr>
              <w:t>đối tác vận chuyển</w:t>
            </w:r>
            <w:r w:rsidRPr="00C60B13">
              <w:rPr>
                <w:rFonts w:ascii="Times New Roman" w:eastAsia="Times New Roman" w:hAnsi="Times New Roman" w:cs="Times New Roman"/>
                <w:sz w:val="28"/>
                <w:szCs w:val="28"/>
              </w:rPr>
              <w:t xml:space="preserve"> đã được filter theo từ khóa tìm kiếm</w:t>
            </w:r>
          </w:p>
        </w:tc>
      </w:tr>
    </w:tbl>
    <w:p w14:paraId="61FC50B5" w14:textId="77777777" w:rsidR="00C53ACD" w:rsidRPr="00C60B13"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27B10C11" w14:textId="77777777" w:rsidR="00B114F6"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Tạo đơn trả hàng</w:t>
      </w:r>
    </w:p>
    <w:p w14:paraId="4E28B99F" w14:textId="77777777"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w:t>
      </w:r>
      <w:r w:rsidR="00D35E40" w:rsidRPr="00C60B13">
        <w:rPr>
          <w:rFonts w:ascii="Times New Roman" w:eastAsia="Times New Roman" w:hAnsi="Times New Roman" w:cs="Times New Roman"/>
          <w:color w:val="000000"/>
          <w:sz w:val="28"/>
          <w:szCs w:val="28"/>
        </w:rPr>
        <w:t>ơn trả hàng</w:t>
      </w:r>
      <w:r w:rsidRPr="00C60B13">
        <w:rPr>
          <w:rFonts w:ascii="Times New Roman" w:eastAsia="Times New Roman" w:hAnsi="Times New Roman" w:cs="Times New Roman"/>
          <w:color w:val="000000"/>
          <w:sz w:val="28"/>
          <w:szCs w:val="28"/>
        </w:rPr>
        <w:t xml:space="preserve"> </w:t>
      </w:r>
    </w:p>
    <w:p w14:paraId="0B65F39D" w14:textId="77777777"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613F8242" w14:textId="77777777"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C60B13">
        <w:rPr>
          <w:rFonts w:ascii="Times New Roman" w:eastAsia="Times New Roman" w:hAnsi="Times New Roman" w:cs="Times New Roman"/>
          <w:color w:val="000000"/>
          <w:sz w:val="28"/>
          <w:szCs w:val="28"/>
        </w:rPr>
        <w:t>, đơn hàng đã được xuất kho</w:t>
      </w:r>
    </w:p>
    <w:p w14:paraId="5C750EF8" w14:textId="77777777"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w:t>
      </w:r>
      <w:r w:rsidR="00CE6E7D" w:rsidRPr="00C60B13">
        <w:rPr>
          <w:rFonts w:ascii="Times New Roman" w:eastAsia="Times New Roman" w:hAnsi="Times New Roman" w:cs="Times New Roman"/>
          <w:color w:val="000000"/>
          <w:sz w:val="28"/>
          <w:szCs w:val="28"/>
        </w:rPr>
        <w:t>đơn trả hàng</w:t>
      </w:r>
    </w:p>
    <w:p w14:paraId="11CC16A4" w14:textId="77777777"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C60B13">
        <w:rPr>
          <w:rFonts w:ascii="Times New Roman" w:eastAsia="Times New Roman" w:hAnsi="Times New Roman" w:cs="Times New Roman"/>
          <w:color w:val="000000"/>
          <w:sz w:val="28"/>
          <w:szCs w:val="28"/>
        </w:rPr>
        <w:t xml:space="preserve">đơn hàng muốn trả hàng, </w:t>
      </w:r>
      <w:r w:rsidR="006B4870" w:rsidRPr="00C60B13">
        <w:rPr>
          <w:rFonts w:ascii="Times New Roman" w:eastAsia="Times New Roman" w:hAnsi="Times New Roman" w:cs="Times New Roman"/>
          <w:color w:val="000000"/>
          <w:sz w:val="28"/>
          <w:szCs w:val="28"/>
        </w:rPr>
        <w:t xml:space="preserve"> chọn trả hàng, điền thông tin vào form trả hàng, nhấn lưu</w:t>
      </w:r>
      <w:r w:rsidRPr="00C60B13">
        <w:rPr>
          <w:rFonts w:ascii="Times New Roman" w:eastAsia="Times New Roman" w:hAnsi="Times New Roman" w:cs="Times New Roman"/>
          <w:color w:val="000000"/>
          <w:sz w:val="28"/>
          <w:szCs w:val="28"/>
        </w:rPr>
        <w:t>.</w:t>
      </w:r>
    </w:p>
    <w:p w14:paraId="5D8D3D2F" w14:textId="77777777" w:rsidR="00B114F6" w:rsidRPr="00C60B13" w:rsidRDefault="00B114F6"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C60B13" w14:paraId="401F9F95"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E712957" w14:textId="77777777" w:rsidR="00B114F6" w:rsidRPr="00C60B13" w:rsidRDefault="00B114F6"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w:t>
            </w:r>
            <w:r w:rsidR="00380F65" w:rsidRPr="00C60B13">
              <w:rPr>
                <w:rFonts w:ascii="Times New Roman" w:eastAsia="Times New Roman" w:hAnsi="Times New Roman" w:cs="Times New Roman"/>
                <w:color w:val="000000"/>
                <w:sz w:val="28"/>
                <w:szCs w:val="28"/>
              </w:rPr>
              <w:t>chi tiết đơn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64BAC59" w14:textId="77777777"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w:t>
            </w:r>
            <w:r w:rsidR="00380F65" w:rsidRPr="00C60B13">
              <w:rPr>
                <w:rFonts w:ascii="Times New Roman" w:eastAsia="Times New Roman" w:hAnsi="Times New Roman" w:cs="Times New Roman"/>
                <w:color w:val="000000"/>
                <w:sz w:val="28"/>
                <w:szCs w:val="28"/>
              </w:rPr>
              <w:t>chi tiết đơn hàng</w:t>
            </w:r>
          </w:p>
        </w:tc>
      </w:tr>
      <w:tr w:rsidR="00B114F6" w:rsidRPr="00C60B13" w14:paraId="237D5666"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839FB63" w14:textId="77777777"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w:t>
            </w:r>
            <w:r w:rsidR="00380F65" w:rsidRPr="00C60B13">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36DB9CB" w14:textId="77777777"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380F65" w:rsidRPr="00C60B13">
              <w:rPr>
                <w:rFonts w:ascii="Times New Roman" w:eastAsia="Times New Roman" w:hAnsi="Times New Roman" w:cs="Times New Roman"/>
                <w:sz w:val="28"/>
                <w:szCs w:val="28"/>
              </w:rPr>
              <w:t>form thông tin đơn trả hàng</w:t>
            </w:r>
          </w:p>
        </w:tc>
      </w:tr>
      <w:tr w:rsidR="00B114F6" w:rsidRPr="00C60B13" w14:paraId="680C7E97"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A683CA2" w14:textId="77777777" w:rsidR="00B114F6" w:rsidRPr="00C60B13" w:rsidRDefault="00B114F6"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380F65" w:rsidRPr="00C60B13">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BEAC175" w14:textId="77777777" w:rsidR="00B114F6" w:rsidRPr="00C60B13" w:rsidRDefault="00B114F6" w:rsidP="00C60B13">
            <w:pPr>
              <w:spacing w:after="0" w:line="360" w:lineRule="auto"/>
              <w:jc w:val="both"/>
              <w:rPr>
                <w:rFonts w:ascii="Times New Roman" w:eastAsia="Times New Roman" w:hAnsi="Times New Roman" w:cs="Times New Roman"/>
                <w:sz w:val="28"/>
                <w:szCs w:val="28"/>
              </w:rPr>
            </w:pPr>
          </w:p>
        </w:tc>
      </w:tr>
      <w:tr w:rsidR="00380F65" w:rsidRPr="00C60B13" w14:paraId="1675564B" w14:textId="77777777"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26165EF" w14:textId="77777777" w:rsidR="00380F65" w:rsidRPr="00C60B13" w:rsidRDefault="00380F65"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D905E10" w14:textId="77777777" w:rsidR="00380F65" w:rsidRPr="00C60B13" w:rsidRDefault="00380F65"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 trả hàng</w:t>
            </w:r>
          </w:p>
        </w:tc>
      </w:tr>
    </w:tbl>
    <w:p w14:paraId="2E7C43DA" w14:textId="77777777" w:rsidR="00B114F6" w:rsidRPr="00C60B13" w:rsidRDefault="00B114F6"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7043DC68" w14:textId="77777777" w:rsidR="00B114F6" w:rsidRPr="00C60B13" w:rsidRDefault="00B114F6"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931A2E" w:rsidRPr="00C60B13">
        <w:rPr>
          <w:color w:val="000000"/>
          <w:sz w:val="28"/>
          <w:szCs w:val="28"/>
        </w:rPr>
        <w:t>3</w:t>
      </w:r>
      <w:r w:rsidRPr="00C60B13">
        <w:rPr>
          <w:color w:val="000000"/>
          <w:sz w:val="28"/>
          <w:szCs w:val="28"/>
        </w:rPr>
        <w:t xml:space="preserve">: </w:t>
      </w:r>
      <w:r w:rsidR="00931A2E" w:rsidRPr="00C60B13">
        <w:rPr>
          <w:color w:val="000000"/>
          <w:sz w:val="28"/>
          <w:szCs w:val="28"/>
        </w:rPr>
        <w:t>ở đơn hàng mà không có trạng thái xuất kho thì sẽ không có nút trả hàng</w:t>
      </w:r>
      <w:r w:rsidRPr="00C60B13">
        <w:rPr>
          <w:color w:val="000000"/>
          <w:sz w:val="28"/>
          <w:szCs w:val="28"/>
        </w:rPr>
        <w:t xml:space="preserve">. </w:t>
      </w:r>
    </w:p>
    <w:p w14:paraId="766B764B" w14:textId="77777777" w:rsidR="00774FB1" w:rsidRPr="00C60B13" w:rsidRDefault="00774FB1"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13A60679" w14:textId="77777777" w:rsidR="00BE75A3"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trả hàng</w:t>
      </w:r>
    </w:p>
    <w:p w14:paraId="635300BC" w14:textId="77777777"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trả hàng</w:t>
      </w:r>
    </w:p>
    <w:p w14:paraId="02500FA8" w14:textId="77777777"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54754DF6" w14:textId="77777777"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14:paraId="333CBD79" w14:textId="77777777"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trả hàng</w:t>
      </w:r>
    </w:p>
    <w:p w14:paraId="3C3D930A" w14:textId="77777777"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nhập từ khóa tìm kiếm để filter danh sách </w:t>
      </w:r>
      <w:r w:rsidR="00E9678B"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w:t>
      </w:r>
    </w:p>
    <w:p w14:paraId="213EB66F" w14:textId="77777777" w:rsidR="00BE75A3" w:rsidRPr="00C60B13" w:rsidRDefault="00BE75A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C60B13" w14:paraId="188E8ADF"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E984F5" w14:textId="77777777" w:rsidR="00BE75A3" w:rsidRPr="00C60B13" w:rsidRDefault="00BE75A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w:t>
            </w:r>
            <w:r w:rsidR="00F50D59" w:rsidRPr="00C60B13">
              <w:rPr>
                <w:rFonts w:ascii="Times New Roman" w:eastAsia="Times New Roman" w:hAnsi="Times New Roman" w:cs="Times New Roman"/>
                <w:color w:val="000000"/>
                <w:sz w:val="28"/>
                <w:szCs w:val="28"/>
              </w:rPr>
              <w:t>đơn trả hàng</w:t>
            </w:r>
            <w:r w:rsidRPr="00C60B13">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29E9388" w14:textId="77777777"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danh sách </w:t>
            </w:r>
            <w:r w:rsidR="00F50D59" w:rsidRPr="00C60B13">
              <w:rPr>
                <w:rFonts w:ascii="Times New Roman" w:eastAsia="Times New Roman" w:hAnsi="Times New Roman" w:cs="Times New Roman"/>
                <w:color w:val="000000"/>
                <w:sz w:val="28"/>
                <w:szCs w:val="28"/>
              </w:rPr>
              <w:t>đơn trả hàng</w:t>
            </w:r>
          </w:p>
        </w:tc>
      </w:tr>
      <w:tr w:rsidR="00BE75A3" w:rsidRPr="00C60B13" w14:paraId="6C1557DD"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F7244E9" w14:textId="77777777"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CA7C74" w14:textId="77777777" w:rsidR="00BE75A3" w:rsidRPr="00C60B13" w:rsidRDefault="00BE75A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4.</w:t>
            </w:r>
            <w:r w:rsidR="00F50D59" w:rsidRPr="00C60B13">
              <w:rPr>
                <w:rFonts w:ascii="Times New Roman" w:eastAsia="Times New Roman" w:hAnsi="Times New Roman" w:cs="Times New Roman"/>
                <w:sz w:val="28"/>
                <w:szCs w:val="28"/>
              </w:rPr>
              <w:t xml:space="preserve"> Hiển thị</w:t>
            </w:r>
            <w:r w:rsidRPr="00C60B13">
              <w:rPr>
                <w:rFonts w:ascii="Times New Roman" w:eastAsia="Times New Roman" w:hAnsi="Times New Roman" w:cs="Times New Roman"/>
                <w:sz w:val="28"/>
                <w:szCs w:val="28"/>
              </w:rPr>
              <w:t xml:space="preserve"> </w:t>
            </w:r>
            <w:r w:rsidR="00F50D59" w:rsidRPr="00C60B13">
              <w:rPr>
                <w:rFonts w:ascii="Times New Roman" w:eastAsia="Times New Roman" w:hAnsi="Times New Roman" w:cs="Times New Roman"/>
                <w:sz w:val="28"/>
                <w:szCs w:val="28"/>
              </w:rPr>
              <w:t>d</w:t>
            </w:r>
            <w:r w:rsidRPr="00C60B13">
              <w:rPr>
                <w:rFonts w:ascii="Times New Roman" w:eastAsia="Times New Roman" w:hAnsi="Times New Roman" w:cs="Times New Roman"/>
                <w:sz w:val="28"/>
                <w:szCs w:val="28"/>
              </w:rPr>
              <w:t xml:space="preserve">anh sách </w:t>
            </w:r>
            <w:r w:rsidR="00F50D59" w:rsidRPr="00C60B13">
              <w:rPr>
                <w:rFonts w:ascii="Times New Roman" w:eastAsia="Times New Roman" w:hAnsi="Times New Roman" w:cs="Times New Roman"/>
                <w:sz w:val="28"/>
                <w:szCs w:val="28"/>
              </w:rPr>
              <w:t>đơn trả hàng</w:t>
            </w:r>
            <w:r w:rsidRPr="00C60B13">
              <w:rPr>
                <w:rFonts w:ascii="Times New Roman" w:eastAsia="Times New Roman" w:hAnsi="Times New Roman" w:cs="Times New Roman"/>
                <w:sz w:val="28"/>
                <w:szCs w:val="28"/>
              </w:rPr>
              <w:t xml:space="preserve"> đã được filter theo từ khóa tìm kiếm</w:t>
            </w:r>
          </w:p>
        </w:tc>
      </w:tr>
    </w:tbl>
    <w:p w14:paraId="09D89E71" w14:textId="77777777" w:rsidR="00BE75A3" w:rsidRPr="00C60B13"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564310EB" w14:textId="77777777" w:rsidR="00591F24" w:rsidRPr="00C60B13" w:rsidRDefault="00B2522C"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trả hàng</w:t>
      </w:r>
    </w:p>
    <w:p w14:paraId="65ECE63A" w14:textId="77777777"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w:t>
      </w:r>
      <w:r w:rsidR="009C26E9" w:rsidRPr="00C60B13">
        <w:rPr>
          <w:rFonts w:ascii="Times New Roman" w:eastAsia="Times New Roman" w:hAnsi="Times New Roman" w:cs="Times New Roman"/>
          <w:color w:val="000000"/>
          <w:sz w:val="28"/>
          <w:szCs w:val="28"/>
        </w:rPr>
        <w:t>hao tác</w:t>
      </w:r>
      <w:r w:rsidR="00146AF6" w:rsidRPr="00C60B13">
        <w:rPr>
          <w:rFonts w:ascii="Times New Roman" w:eastAsia="Times New Roman" w:hAnsi="Times New Roman" w:cs="Times New Roman"/>
          <w:color w:val="000000"/>
          <w:sz w:val="28"/>
          <w:szCs w:val="28"/>
        </w:rPr>
        <w:t xml:space="preserve"> trên</w:t>
      </w:r>
      <w:r w:rsidRPr="00C60B13">
        <w:rPr>
          <w:rFonts w:ascii="Times New Roman" w:eastAsia="Times New Roman" w:hAnsi="Times New Roman" w:cs="Times New Roman"/>
          <w:color w:val="000000"/>
          <w:sz w:val="28"/>
          <w:szCs w:val="28"/>
        </w:rPr>
        <w:t xml:space="preserve"> đơn trả hàng </w:t>
      </w:r>
    </w:p>
    <w:p w14:paraId="4C493DA0" w14:textId="77777777"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30CDF4F3" w14:textId="77777777"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C60B13">
        <w:rPr>
          <w:rFonts w:ascii="Times New Roman" w:eastAsia="Times New Roman" w:hAnsi="Times New Roman" w:cs="Times New Roman"/>
          <w:color w:val="000000"/>
          <w:sz w:val="28"/>
          <w:szCs w:val="28"/>
        </w:rPr>
        <w:t>.</w:t>
      </w:r>
    </w:p>
    <w:p w14:paraId="683ACF3D" w14:textId="77777777"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4B32FC" w:rsidRPr="00C60B13">
        <w:rPr>
          <w:rFonts w:ascii="Times New Roman" w:eastAsia="Times New Roman" w:hAnsi="Times New Roman" w:cs="Times New Roman"/>
          <w:color w:val="000000"/>
          <w:sz w:val="28"/>
          <w:szCs w:val="28"/>
        </w:rPr>
        <w:t>Nhận hàng, hoàn tiền cho khách hàng, in đơn trả hàng</w:t>
      </w:r>
    </w:p>
    <w:p w14:paraId="332D4382" w14:textId="77777777"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C60B13">
        <w:rPr>
          <w:rFonts w:ascii="Times New Roman" w:eastAsia="Times New Roman" w:hAnsi="Times New Roman" w:cs="Times New Roman"/>
          <w:color w:val="000000"/>
          <w:sz w:val="28"/>
          <w:szCs w:val="28"/>
        </w:rPr>
        <w:t xml:space="preserve"> chi tiết</w:t>
      </w:r>
      <w:r w:rsidRPr="00C60B13">
        <w:rPr>
          <w:rFonts w:ascii="Times New Roman" w:eastAsia="Times New Roman" w:hAnsi="Times New Roman" w:cs="Times New Roman"/>
          <w:color w:val="000000"/>
          <w:sz w:val="28"/>
          <w:szCs w:val="28"/>
        </w:rPr>
        <w:t xml:space="preserve"> đơn</w:t>
      </w:r>
      <w:r w:rsidR="004B32FC"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r w:rsidR="004B32FC" w:rsidRPr="00C60B13">
        <w:rPr>
          <w:rFonts w:ascii="Times New Roman" w:eastAsia="Times New Roman" w:hAnsi="Times New Roman" w:cs="Times New Roman"/>
          <w:color w:val="000000"/>
          <w:sz w:val="28"/>
          <w:szCs w:val="28"/>
        </w:rPr>
        <w:t>thực hiện các thao tác nhận hàng trả lại, hoàn tiền cho khách hàng, in đơn trả hàng.</w:t>
      </w:r>
    </w:p>
    <w:p w14:paraId="6A839EBA" w14:textId="77777777" w:rsidR="00591F24" w:rsidRPr="00C60B13" w:rsidRDefault="00591F24"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C60B13" w14:paraId="1C201BD8" w14:textId="77777777"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66D30DE" w14:textId="77777777" w:rsidR="00591F24" w:rsidRPr="00C60B13" w:rsidRDefault="00591F24"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1. Người dùng truy cập vào trang chi tiết đơn</w:t>
            </w:r>
            <w:r w:rsidR="00682CB7"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5F892AF" w14:textId="77777777"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w:t>
            </w:r>
            <w:r w:rsidR="003A6D66" w:rsidRPr="00C60B13">
              <w:rPr>
                <w:rFonts w:ascii="Times New Roman" w:eastAsia="Times New Roman" w:hAnsi="Times New Roman" w:cs="Times New Roman"/>
                <w:color w:val="000000"/>
                <w:sz w:val="28"/>
                <w:szCs w:val="28"/>
              </w:rPr>
              <w:t xml:space="preserve"> trả</w:t>
            </w:r>
            <w:r w:rsidRPr="00C60B13">
              <w:rPr>
                <w:rFonts w:ascii="Times New Roman" w:eastAsia="Times New Roman" w:hAnsi="Times New Roman" w:cs="Times New Roman"/>
                <w:color w:val="000000"/>
                <w:sz w:val="28"/>
                <w:szCs w:val="28"/>
              </w:rPr>
              <w:t xml:space="preserve"> hàng</w:t>
            </w:r>
          </w:p>
        </w:tc>
      </w:tr>
      <w:tr w:rsidR="00591F24" w:rsidRPr="00C60B13" w14:paraId="6AE40A69" w14:textId="77777777"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16D8DFE6" w14:textId="77777777"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EF53D7" w:rsidRPr="00C60B13">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19123766" w14:textId="77777777"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EF53D7" w:rsidRPr="00C60B13">
              <w:rPr>
                <w:rFonts w:ascii="Times New Roman" w:eastAsia="Times New Roman" w:hAnsi="Times New Roman" w:cs="Times New Roman"/>
                <w:sz w:val="28"/>
                <w:szCs w:val="28"/>
              </w:rPr>
              <w:t>nhận hàng thành công, mã phiếu nhận</w:t>
            </w:r>
          </w:p>
        </w:tc>
      </w:tr>
      <w:tr w:rsidR="00591F24" w:rsidRPr="00C60B13" w14:paraId="2A400419"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9704D7D" w14:textId="77777777" w:rsidR="00591F24" w:rsidRPr="00C60B13" w:rsidRDefault="00591F24"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EF53D7" w:rsidRPr="00C60B13">
              <w:rPr>
                <w:rFonts w:ascii="Times New Roman" w:eastAsia="Times New Roman" w:hAnsi="Times New Roman" w:cs="Times New Roman"/>
                <w:color w:val="000000"/>
                <w:sz w:val="28"/>
                <w:szCs w:val="28"/>
              </w:rPr>
              <w:t xml:space="preserve">nhấn chọn hoàn tiền </w:t>
            </w:r>
            <w:r w:rsidR="00A16A71" w:rsidRPr="00C60B13">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4598B40" w14:textId="77777777"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6. Hiển thị hoàn tiền thành công, mã phiếu chi và ngày tạo</w:t>
            </w:r>
          </w:p>
        </w:tc>
      </w:tr>
      <w:tr w:rsidR="00591F24" w:rsidRPr="00C60B13" w14:paraId="61185E1E"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4E9F1A5" w14:textId="77777777" w:rsidR="00591F24"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7</w:t>
            </w:r>
            <w:r w:rsidR="00591F24" w:rsidRPr="00C60B13">
              <w:rPr>
                <w:rFonts w:ascii="Times New Roman" w:eastAsia="Times New Roman" w:hAnsi="Times New Roman" w:cs="Times New Roman"/>
                <w:color w:val="000000"/>
                <w:sz w:val="28"/>
                <w:szCs w:val="28"/>
              </w:rPr>
              <w:t xml:space="preserve">. Nhấn </w:t>
            </w:r>
            <w:r w:rsidRPr="00C60B13">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DE83A7B" w14:textId="77777777" w:rsidR="00591F24"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8</w:t>
            </w:r>
            <w:r w:rsidR="00591F24" w:rsidRPr="00C60B13">
              <w:rPr>
                <w:rFonts w:ascii="Times New Roman" w:eastAsia="Times New Roman" w:hAnsi="Times New Roman" w:cs="Times New Roman"/>
                <w:sz w:val="28"/>
                <w:szCs w:val="28"/>
              </w:rPr>
              <w:t xml:space="preserve">. Hiển thị </w:t>
            </w:r>
            <w:r w:rsidRPr="00C60B13">
              <w:rPr>
                <w:rFonts w:ascii="Times New Roman" w:eastAsia="Times New Roman" w:hAnsi="Times New Roman" w:cs="Times New Roman"/>
                <w:sz w:val="28"/>
                <w:szCs w:val="28"/>
              </w:rPr>
              <w:t>giao diện in</w:t>
            </w:r>
          </w:p>
        </w:tc>
      </w:tr>
      <w:tr w:rsidR="00EF53D7" w:rsidRPr="00C60B13" w14:paraId="4520BA06"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EDF9224" w14:textId="77777777" w:rsidR="00EF53D7" w:rsidRPr="00C60B13" w:rsidRDefault="00EF53D7"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61F668D6" w14:textId="77777777" w:rsidR="00EF53D7" w:rsidRPr="00C60B13" w:rsidRDefault="00EF53D7"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n trả hàng</w:t>
            </w:r>
          </w:p>
        </w:tc>
      </w:tr>
    </w:tbl>
    <w:p w14:paraId="138D61AF" w14:textId="77777777" w:rsidR="00591F24" w:rsidRPr="00C60B13" w:rsidRDefault="00591F24"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31E92076" w14:textId="77777777" w:rsidR="00591F24" w:rsidRPr="00C60B13" w:rsidRDefault="00591F24" w:rsidP="00C60B13">
      <w:pPr>
        <w:pStyle w:val="NormalWeb"/>
        <w:spacing w:before="0" w:beforeAutospacing="0" w:after="160" w:afterAutospacing="0" w:line="360" w:lineRule="auto"/>
        <w:jc w:val="both"/>
        <w:rPr>
          <w:sz w:val="28"/>
          <w:szCs w:val="28"/>
        </w:rPr>
      </w:pPr>
      <w:r w:rsidRPr="00C60B13">
        <w:rPr>
          <w:color w:val="000000"/>
          <w:sz w:val="28"/>
          <w:szCs w:val="28"/>
        </w:rPr>
        <w:t xml:space="preserve">Bước </w:t>
      </w:r>
      <w:r w:rsidR="00A16A71" w:rsidRPr="00C60B13">
        <w:rPr>
          <w:color w:val="000000"/>
          <w:sz w:val="28"/>
          <w:szCs w:val="28"/>
        </w:rPr>
        <w:t>5</w:t>
      </w:r>
      <w:r w:rsidRPr="00C60B13">
        <w:rPr>
          <w:color w:val="000000"/>
          <w:sz w:val="28"/>
          <w:szCs w:val="28"/>
        </w:rPr>
        <w:t xml:space="preserve">: </w:t>
      </w:r>
      <w:r w:rsidR="002652D5" w:rsidRPr="00C60B13">
        <w:rPr>
          <w:color w:val="000000"/>
          <w:sz w:val="28"/>
          <w:szCs w:val="28"/>
        </w:rPr>
        <w:t>nhấn chọn hoàn tiền một phần, thì hệ thống hiển thị hoàn tiền thành công đồng thời hiển thị danh sách các phiếu chi.</w:t>
      </w:r>
    </w:p>
    <w:p w14:paraId="578F16F2" w14:textId="77777777" w:rsidR="00591F24" w:rsidRPr="00C60B13" w:rsidRDefault="00591F2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27703814" w14:textId="77777777" w:rsidR="00400082" w:rsidRPr="000A3855" w:rsidRDefault="00D91D70" w:rsidP="000A3855">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0A3855">
        <w:rPr>
          <w:rFonts w:ascii="Times New Roman" w:eastAsiaTheme="majorEastAsia" w:hAnsi="Times New Roman" w:cs="Times New Roman"/>
          <w:color w:val="000000" w:themeColor="text1"/>
          <w:sz w:val="28"/>
          <w:szCs w:val="28"/>
          <w:shd w:val="clear" w:color="auto" w:fill="FFFFFF"/>
        </w:rPr>
        <w:br w:type="page"/>
      </w:r>
      <w:r w:rsidR="00C371F0" w:rsidRPr="000A3855">
        <w:rPr>
          <w:rFonts w:ascii="Times New Roman" w:eastAsiaTheme="majorEastAsia" w:hAnsi="Times New Roman" w:cs="Times New Roman"/>
          <w:color w:val="000000" w:themeColor="text1"/>
          <w:sz w:val="28"/>
          <w:szCs w:val="28"/>
          <w:shd w:val="clear" w:color="auto" w:fill="FFFFFF"/>
        </w:rPr>
        <w:lastRenderedPageBreak/>
        <w:t>Tạo đơn giao hàng</w:t>
      </w:r>
    </w:p>
    <w:p w14:paraId="17241BE7" w14:textId="77777777"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Tạo đơn </w:t>
      </w:r>
      <w:r w:rsidR="006F750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p w14:paraId="5F4F2F14" w14:textId="77777777"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7BCDFB03" w14:textId="77777777"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C60B13">
        <w:rPr>
          <w:rFonts w:ascii="Times New Roman" w:eastAsia="Times New Roman" w:hAnsi="Times New Roman" w:cs="Times New Roman"/>
          <w:color w:val="000000"/>
          <w:sz w:val="28"/>
          <w:szCs w:val="28"/>
        </w:rPr>
        <w:t xml:space="preserve">, </w:t>
      </w:r>
      <w:r w:rsidR="00654284" w:rsidRPr="00C60B13">
        <w:rPr>
          <w:rFonts w:ascii="Times New Roman" w:eastAsia="Times New Roman" w:hAnsi="Times New Roman" w:cs="Times New Roman"/>
          <w:color w:val="000000"/>
          <w:sz w:val="28"/>
          <w:szCs w:val="28"/>
        </w:rPr>
        <w:t>đơn hàng có trạng thái đã đóng gói.</w:t>
      </w:r>
    </w:p>
    <w:p w14:paraId="28239FBF" w14:textId="77777777"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Tạo thành công đơn </w:t>
      </w:r>
      <w:r w:rsidR="00536FFF"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p w14:paraId="79B42D63" w14:textId="77777777"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C60B13">
        <w:rPr>
          <w:rFonts w:ascii="Times New Roman" w:eastAsia="Times New Roman" w:hAnsi="Times New Roman" w:cs="Times New Roman"/>
          <w:color w:val="000000"/>
          <w:sz w:val="28"/>
          <w:szCs w:val="28"/>
        </w:rPr>
        <w:t xml:space="preserve"> chi tiết </w:t>
      </w:r>
      <w:r w:rsidRPr="00C60B13">
        <w:rPr>
          <w:rFonts w:ascii="Times New Roman" w:eastAsia="Times New Roman" w:hAnsi="Times New Roman" w:cs="Times New Roman"/>
          <w:color w:val="000000"/>
          <w:sz w:val="28"/>
          <w:szCs w:val="28"/>
        </w:rPr>
        <w:t xml:space="preserve"> đơn hàn</w:t>
      </w:r>
      <w:r w:rsidR="00CE77EA" w:rsidRPr="00C60B13">
        <w:rPr>
          <w:rFonts w:ascii="Times New Roman" w:eastAsia="Times New Roman" w:hAnsi="Times New Roman" w:cs="Times New Roman"/>
          <w:color w:val="000000"/>
          <w:sz w:val="28"/>
          <w:szCs w:val="28"/>
        </w:rPr>
        <w:t>g</w:t>
      </w:r>
      <w:r w:rsidRPr="00C60B13">
        <w:rPr>
          <w:rFonts w:ascii="Times New Roman" w:eastAsia="Times New Roman" w:hAnsi="Times New Roman" w:cs="Times New Roman"/>
          <w:color w:val="000000"/>
          <w:sz w:val="28"/>
          <w:szCs w:val="28"/>
        </w:rPr>
        <w:t>,</w:t>
      </w:r>
      <w:r w:rsidR="00BB0980" w:rsidRPr="00C60B13">
        <w:rPr>
          <w:rFonts w:ascii="Times New Roman" w:eastAsia="Times New Roman" w:hAnsi="Times New Roman" w:cs="Times New Roman"/>
          <w:color w:val="000000"/>
          <w:sz w:val="28"/>
          <w:szCs w:val="28"/>
        </w:rPr>
        <w:t xml:space="preserve"> chọn ‘sử dụng giao hàng’, </w:t>
      </w:r>
      <w:r w:rsidRPr="00C60B13">
        <w:rPr>
          <w:rFonts w:ascii="Times New Roman" w:eastAsia="Times New Roman" w:hAnsi="Times New Roman" w:cs="Times New Roman"/>
          <w:color w:val="000000"/>
          <w:sz w:val="28"/>
          <w:szCs w:val="28"/>
        </w:rPr>
        <w:t xml:space="preserve"> </w:t>
      </w:r>
      <w:r w:rsidR="00BB0980" w:rsidRPr="00C60B13">
        <w:rPr>
          <w:rFonts w:ascii="Times New Roman" w:eastAsia="Times New Roman" w:hAnsi="Times New Roman" w:cs="Times New Roman"/>
          <w:color w:val="000000"/>
          <w:sz w:val="28"/>
          <w:szCs w:val="28"/>
        </w:rPr>
        <w:t>điền thông tin vào form tạo đơn giao hàng</w:t>
      </w:r>
      <w:r w:rsidR="00762142" w:rsidRPr="00C60B13">
        <w:rPr>
          <w:rFonts w:ascii="Times New Roman" w:eastAsia="Times New Roman" w:hAnsi="Times New Roman" w:cs="Times New Roman"/>
          <w:color w:val="000000"/>
          <w:sz w:val="28"/>
          <w:szCs w:val="28"/>
        </w:rPr>
        <w:t>, nhấn lưu.</w:t>
      </w:r>
    </w:p>
    <w:p w14:paraId="103E285A" w14:textId="77777777" w:rsidR="00400082" w:rsidRPr="00C60B13" w:rsidRDefault="00400082"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C60B13" w14:paraId="748E3CFC" w14:textId="77777777"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3B9EC210" w14:textId="77777777"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5487B096" w14:textId="77777777"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chi tiết đơn hàng</w:t>
            </w:r>
          </w:p>
        </w:tc>
      </w:tr>
      <w:tr w:rsidR="00400082" w:rsidRPr="00C60B13" w14:paraId="4D2F4564" w14:textId="77777777"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FC68F3A" w14:textId="77777777"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055D45" w:rsidRPr="00C60B13">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4F716B54" w14:textId="77777777"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form </w:t>
            </w:r>
            <w:r w:rsidR="00AB72CE" w:rsidRPr="00C60B13">
              <w:rPr>
                <w:rFonts w:ascii="Times New Roman" w:eastAsia="Times New Roman" w:hAnsi="Times New Roman" w:cs="Times New Roman"/>
                <w:sz w:val="28"/>
                <w:szCs w:val="28"/>
              </w:rPr>
              <w:t>tạo đơn giao hàng</w:t>
            </w:r>
          </w:p>
        </w:tc>
      </w:tr>
      <w:tr w:rsidR="00400082" w:rsidRPr="00C60B13" w14:paraId="43743569"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985D8EF" w14:textId="77777777"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Điền thông tin lên form </w:t>
            </w:r>
            <w:r w:rsidR="007723D8" w:rsidRPr="00C60B13">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EE006DE" w14:textId="77777777" w:rsidR="00400082" w:rsidRPr="00C60B13" w:rsidRDefault="00400082" w:rsidP="00C60B13">
            <w:pPr>
              <w:spacing w:after="0" w:line="360" w:lineRule="auto"/>
              <w:jc w:val="both"/>
              <w:rPr>
                <w:rFonts w:ascii="Times New Roman" w:eastAsia="Times New Roman" w:hAnsi="Times New Roman" w:cs="Times New Roman"/>
                <w:sz w:val="28"/>
                <w:szCs w:val="28"/>
              </w:rPr>
            </w:pPr>
          </w:p>
        </w:tc>
      </w:tr>
      <w:tr w:rsidR="00400082" w:rsidRPr="00C60B13" w14:paraId="726AE396"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C31D0EA" w14:textId="77777777" w:rsidR="00400082" w:rsidRPr="00C60B13" w:rsidRDefault="00400082"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E287DB1" w14:textId="77777777" w:rsidR="00400082" w:rsidRPr="00C60B13" w:rsidRDefault="00400082"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7. Hiển thị trang chi tiết đơn</w:t>
            </w:r>
            <w:r w:rsidR="001345E2" w:rsidRPr="00C60B13">
              <w:rPr>
                <w:rFonts w:ascii="Times New Roman" w:eastAsia="Times New Roman" w:hAnsi="Times New Roman" w:cs="Times New Roman"/>
                <w:sz w:val="28"/>
                <w:szCs w:val="28"/>
              </w:rPr>
              <w:t xml:space="preserve"> giao</w:t>
            </w:r>
            <w:r w:rsidRPr="00C60B13">
              <w:rPr>
                <w:rFonts w:ascii="Times New Roman" w:eastAsia="Times New Roman" w:hAnsi="Times New Roman" w:cs="Times New Roman"/>
                <w:sz w:val="28"/>
                <w:szCs w:val="28"/>
              </w:rPr>
              <w:t xml:space="preserve"> hàng</w:t>
            </w:r>
          </w:p>
        </w:tc>
      </w:tr>
    </w:tbl>
    <w:p w14:paraId="09A9EE1A" w14:textId="77777777" w:rsidR="00400082" w:rsidRPr="00C60B13" w:rsidRDefault="00400082"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5720119E" w14:textId="77777777"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0450C0C1" w14:textId="77777777" w:rsidR="00D91D70" w:rsidRPr="00C60B13" w:rsidRDefault="00586A72"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Tìm kiếm đơn giao hàng</w:t>
      </w:r>
    </w:p>
    <w:p w14:paraId="28FF643C" w14:textId="77777777"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Tìm kiếm đơn giao hàng</w:t>
      </w:r>
    </w:p>
    <w:p w14:paraId="68B52D82" w14:textId="77777777"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099FBAA8" w14:textId="77777777"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14:paraId="4FC87E1F" w14:textId="77777777"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Tìm kiếm đơn giao hàng</w:t>
      </w:r>
    </w:p>
    <w:p w14:paraId="599B42DA" w14:textId="77777777"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14:paraId="34608BFF" w14:textId="77777777" w:rsidR="00D91D70" w:rsidRPr="00C60B13" w:rsidRDefault="00D91D70"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C60B13" w14:paraId="1A4BF202" w14:textId="77777777"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6E79791" w14:textId="77777777" w:rsidR="00D91D70" w:rsidRPr="00C60B13" w:rsidRDefault="00D91D70"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2DAE7F07" w14:textId="77777777"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2. Hiển thị trang danh sách đơn giao hàng</w:t>
            </w:r>
          </w:p>
        </w:tc>
      </w:tr>
      <w:tr w:rsidR="00D91D70" w:rsidRPr="00C60B13" w14:paraId="0FC23B54" w14:textId="77777777"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E8FEE9F" w14:textId="77777777"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22C236EF" w14:textId="77777777" w:rsidR="00D91D70" w:rsidRPr="00C60B13" w:rsidRDefault="00D91D70"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danh sách đơn </w:t>
            </w:r>
            <w:r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sz w:val="28"/>
                <w:szCs w:val="28"/>
              </w:rPr>
              <w:t xml:space="preserve"> hàng đã được filter theo từ khóa tìm kiếm</w:t>
            </w:r>
          </w:p>
        </w:tc>
      </w:tr>
    </w:tbl>
    <w:p w14:paraId="296ACA74" w14:textId="77777777"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14:paraId="00E57BD1" w14:textId="77777777" w:rsidR="00D91D70" w:rsidRPr="00C60B13"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br w:type="page"/>
      </w:r>
    </w:p>
    <w:p w14:paraId="7ECBB2D3" w14:textId="77777777" w:rsidR="002D03D3" w:rsidRPr="00C60B13" w:rsidRDefault="00C371F0" w:rsidP="00C60B13">
      <w:pPr>
        <w:pStyle w:val="ListParagraph"/>
        <w:numPr>
          <w:ilvl w:val="0"/>
          <w:numId w:val="16"/>
        </w:numPr>
        <w:spacing w:line="360" w:lineRule="auto"/>
        <w:jc w:val="both"/>
        <w:rPr>
          <w:rFonts w:ascii="Times New Roman" w:eastAsiaTheme="majorEastAsia" w:hAnsi="Times New Roman" w:cs="Times New Roman"/>
          <w:color w:val="000000" w:themeColor="text1"/>
          <w:sz w:val="28"/>
          <w:szCs w:val="28"/>
          <w:shd w:val="clear" w:color="auto" w:fill="FFFFFF"/>
        </w:rPr>
      </w:pPr>
      <w:r w:rsidRPr="00C60B13">
        <w:rPr>
          <w:rFonts w:ascii="Times New Roman" w:eastAsiaTheme="majorEastAsia" w:hAnsi="Times New Roman" w:cs="Times New Roman"/>
          <w:color w:val="000000" w:themeColor="text1"/>
          <w:sz w:val="28"/>
          <w:szCs w:val="28"/>
          <w:shd w:val="clear" w:color="auto" w:fill="FFFFFF"/>
        </w:rPr>
        <w:lastRenderedPageBreak/>
        <w:t>Thao tác trên đơn giao hàng</w:t>
      </w:r>
    </w:p>
    <w:p w14:paraId="679847CE" w14:textId="77777777"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Use case:</w:t>
      </w:r>
      <w:r w:rsidRPr="00C60B13">
        <w:rPr>
          <w:rFonts w:ascii="Times New Roman" w:eastAsia="Times New Roman" w:hAnsi="Times New Roman" w:cs="Times New Roman"/>
          <w:color w:val="000000"/>
          <w:sz w:val="28"/>
          <w:szCs w:val="28"/>
        </w:rPr>
        <w:t xml:space="preserve"> Thao tác trên đơn giao hàng </w:t>
      </w:r>
    </w:p>
    <w:p w14:paraId="580798A7" w14:textId="77777777"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Tác nhân: </w:t>
      </w:r>
      <w:r w:rsidRPr="00C60B13">
        <w:rPr>
          <w:rFonts w:ascii="Times New Roman" w:eastAsia="Times New Roman" w:hAnsi="Times New Roman" w:cs="Times New Roman"/>
          <w:iCs/>
          <w:color w:val="000000"/>
          <w:sz w:val="28"/>
          <w:szCs w:val="28"/>
        </w:rPr>
        <w:t>Nhân viên bán hàng</w:t>
      </w:r>
    </w:p>
    <w:p w14:paraId="3678314F" w14:textId="77777777"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 xml:space="preserve">Tiền điều kiện: </w:t>
      </w:r>
      <w:r w:rsidRPr="00C60B13">
        <w:rPr>
          <w:rFonts w:ascii="Times New Roman" w:eastAsia="Times New Roman" w:hAnsi="Times New Roman" w:cs="Times New Roman"/>
          <w:color w:val="000000"/>
          <w:sz w:val="28"/>
          <w:szCs w:val="28"/>
        </w:rPr>
        <w:t>Truy cập hệ thống, đăng nhập thành công với tài khoản của nhân viên bán hàng.</w:t>
      </w:r>
    </w:p>
    <w:p w14:paraId="3C087A18" w14:textId="77777777"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Mục tiêu:</w:t>
      </w:r>
      <w:r w:rsidRPr="00C60B13">
        <w:rPr>
          <w:rFonts w:ascii="Times New Roman" w:eastAsia="Times New Roman" w:hAnsi="Times New Roman" w:cs="Times New Roman"/>
          <w:color w:val="000000"/>
          <w:sz w:val="28"/>
          <w:szCs w:val="28"/>
        </w:rPr>
        <w:t xml:space="preserve"> </w:t>
      </w:r>
      <w:r w:rsidR="00AC2DAA" w:rsidRPr="00C60B13">
        <w:rPr>
          <w:rFonts w:ascii="Times New Roman" w:eastAsia="Times New Roman" w:hAnsi="Times New Roman" w:cs="Times New Roman"/>
          <w:color w:val="000000"/>
          <w:sz w:val="28"/>
          <w:szCs w:val="28"/>
        </w:rPr>
        <w:t>Xác nhận giao hàng, hủy giao hàng hoặc in đơn giao hàng</w:t>
      </w:r>
    </w:p>
    <w:p w14:paraId="2C40AEC1" w14:textId="77777777"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Tổng quan:</w:t>
      </w:r>
      <w:r w:rsidRPr="00C60B13">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thực hiện các thao tác </w:t>
      </w:r>
      <w:r w:rsidR="00147A68" w:rsidRPr="00C60B13">
        <w:rPr>
          <w:rFonts w:ascii="Times New Roman" w:eastAsia="Times New Roman" w:hAnsi="Times New Roman" w:cs="Times New Roman"/>
          <w:color w:val="000000"/>
          <w:sz w:val="28"/>
          <w:szCs w:val="28"/>
        </w:rPr>
        <w:t>xác nhận giao hàng, hủy giao hàng, in đơn giao hàng</w:t>
      </w:r>
      <w:r w:rsidRPr="00C60B13">
        <w:rPr>
          <w:rFonts w:ascii="Times New Roman" w:eastAsia="Times New Roman" w:hAnsi="Times New Roman" w:cs="Times New Roman"/>
          <w:color w:val="000000"/>
          <w:sz w:val="28"/>
          <w:szCs w:val="28"/>
        </w:rPr>
        <w:t>.</w:t>
      </w:r>
    </w:p>
    <w:p w14:paraId="487CF941" w14:textId="77777777" w:rsidR="002D03D3" w:rsidRPr="00C60B13" w:rsidRDefault="002D03D3" w:rsidP="00C60B13">
      <w:pPr>
        <w:spacing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i/>
          <w:iCs/>
          <w:color w:val="000000"/>
          <w:sz w:val="28"/>
          <w:szCs w:val="28"/>
        </w:rPr>
        <w:t>Hoạt động của tác nhân</w:t>
      </w:r>
      <w:r w:rsidRPr="00C60B13">
        <w:rPr>
          <w:rFonts w:ascii="Times New Roman" w:eastAsia="Times New Roman" w:hAnsi="Times New Roman" w:cs="Times New Roman"/>
          <w:b/>
          <w:bCs/>
          <w:color w:val="000000"/>
          <w:sz w:val="28"/>
          <w:szCs w:val="28"/>
        </w:rPr>
        <w:tab/>
      </w:r>
      <w:r w:rsidRPr="00C60B13">
        <w:rPr>
          <w:rFonts w:ascii="Times New Roman" w:eastAsia="Times New Roman" w:hAnsi="Times New Roman" w:cs="Times New Roman"/>
          <w:color w:val="000000"/>
          <w:sz w:val="28"/>
          <w:szCs w:val="28"/>
        </w:rPr>
        <w:tab/>
      </w:r>
      <w:r w:rsidRPr="00C60B13">
        <w:rPr>
          <w:rFonts w:ascii="Times New Roman" w:eastAsia="Times New Roman" w:hAnsi="Times New Roman" w:cs="Times New Roman"/>
          <w:b/>
          <w:bCs/>
          <w:color w:val="000000"/>
          <w:sz w:val="28"/>
          <w:szCs w:val="28"/>
        </w:rPr>
        <w:t xml:space="preserve">                 </w:t>
      </w:r>
      <w:r w:rsidRPr="00C60B13">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C60B13" w14:paraId="08D58025" w14:textId="77777777"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7D7315F7" w14:textId="77777777"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 xml:space="preserve">1. Người dùng truy cập vào trang chi tiết đơn </w:t>
            </w:r>
            <w:r w:rsidR="000D26DD"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431E9F63" w14:textId="77777777"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2. Hiển thị trang chi tiết đơn </w:t>
            </w:r>
            <w:r w:rsidR="002A51CC" w:rsidRPr="00C60B13">
              <w:rPr>
                <w:rFonts w:ascii="Times New Roman" w:eastAsia="Times New Roman" w:hAnsi="Times New Roman" w:cs="Times New Roman"/>
                <w:color w:val="000000"/>
                <w:sz w:val="28"/>
                <w:szCs w:val="28"/>
              </w:rPr>
              <w:t>giao</w:t>
            </w:r>
            <w:r w:rsidRPr="00C60B13">
              <w:rPr>
                <w:rFonts w:ascii="Times New Roman" w:eastAsia="Times New Roman" w:hAnsi="Times New Roman" w:cs="Times New Roman"/>
                <w:color w:val="000000"/>
                <w:sz w:val="28"/>
                <w:szCs w:val="28"/>
              </w:rPr>
              <w:t xml:space="preserve"> hàng</w:t>
            </w:r>
          </w:p>
        </w:tc>
      </w:tr>
      <w:tr w:rsidR="002D03D3" w:rsidRPr="00C60B13" w14:paraId="56E32DB7" w14:textId="77777777"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01A1C37E" w14:textId="77777777"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3. Nhấn chọn </w:t>
            </w:r>
            <w:r w:rsidR="002A51CC" w:rsidRPr="00C60B13">
              <w:rPr>
                <w:rFonts w:ascii="Times New Roman" w:eastAsia="Times New Roman" w:hAnsi="Times New Roman" w:cs="Times New Roman"/>
                <w:color w:val="000000"/>
                <w:sz w:val="28"/>
                <w:szCs w:val="28"/>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35D56728" w14:textId="77777777"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4. Hiển thị </w:t>
            </w:r>
            <w:r w:rsidR="002A51CC" w:rsidRPr="00C60B13">
              <w:rPr>
                <w:rFonts w:ascii="Times New Roman" w:eastAsia="Times New Roman" w:hAnsi="Times New Roman" w:cs="Times New Roman"/>
                <w:sz w:val="28"/>
                <w:szCs w:val="28"/>
              </w:rPr>
              <w:t>thông báo xác nhận giao hàng thành công</w:t>
            </w:r>
          </w:p>
        </w:tc>
      </w:tr>
      <w:tr w:rsidR="002D03D3" w:rsidRPr="00C60B13" w14:paraId="3F7B8321"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14:paraId="645DB605" w14:textId="77777777"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color w:val="000000"/>
                <w:sz w:val="28"/>
                <w:szCs w:val="28"/>
              </w:rPr>
              <w:t xml:space="preserve">5. </w:t>
            </w:r>
            <w:r w:rsidR="002A51CC" w:rsidRPr="00C60B13">
              <w:rPr>
                <w:rFonts w:ascii="Times New Roman" w:eastAsia="Times New Roman" w:hAnsi="Times New Roman" w:cs="Times New Roman"/>
                <w:color w:val="000000"/>
                <w:sz w:val="28"/>
                <w:szCs w:val="28"/>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7A1CD746" w14:textId="77777777"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 xml:space="preserve">6. </w:t>
            </w:r>
            <w:r w:rsidR="002A51CC" w:rsidRPr="00C60B13">
              <w:rPr>
                <w:rFonts w:ascii="Times New Roman" w:eastAsia="Times New Roman" w:hAnsi="Times New Roman" w:cs="Times New Roman"/>
                <w:sz w:val="28"/>
                <w:szCs w:val="28"/>
              </w:rPr>
              <w:t>Hiển thị giao diện in</w:t>
            </w:r>
          </w:p>
        </w:tc>
      </w:tr>
      <w:tr w:rsidR="002D03D3" w:rsidRPr="00C60B13" w14:paraId="55CDDC92" w14:textId="77777777"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006255A5" w14:textId="77777777" w:rsidR="002D03D3" w:rsidRPr="00C60B13" w:rsidRDefault="002D03D3" w:rsidP="00C60B13">
            <w:pPr>
              <w:spacing w:after="0" w:line="360" w:lineRule="auto"/>
              <w:jc w:val="both"/>
              <w:rPr>
                <w:rFonts w:ascii="Times New Roman" w:eastAsia="Times New Roman" w:hAnsi="Times New Roman" w:cs="Times New Roman"/>
                <w:color w:val="000000"/>
                <w:sz w:val="28"/>
                <w:szCs w:val="28"/>
              </w:rPr>
            </w:pPr>
            <w:r w:rsidRPr="00C60B13">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14:paraId="577C4773" w14:textId="77777777" w:rsidR="002D03D3" w:rsidRPr="00C60B13" w:rsidRDefault="002D03D3" w:rsidP="00C60B13">
            <w:pPr>
              <w:spacing w:after="0" w:line="360" w:lineRule="auto"/>
              <w:jc w:val="both"/>
              <w:rPr>
                <w:rFonts w:ascii="Times New Roman" w:eastAsia="Times New Roman" w:hAnsi="Times New Roman" w:cs="Times New Roman"/>
                <w:sz w:val="28"/>
                <w:szCs w:val="28"/>
              </w:rPr>
            </w:pPr>
            <w:r w:rsidRPr="00C60B13">
              <w:rPr>
                <w:rFonts w:ascii="Times New Roman" w:eastAsia="Times New Roman" w:hAnsi="Times New Roman" w:cs="Times New Roman"/>
                <w:sz w:val="28"/>
                <w:szCs w:val="28"/>
              </w:rPr>
              <w:t>10. Hiển thị trang danh sách đ</w:t>
            </w:r>
            <w:r w:rsidR="002A51CC" w:rsidRPr="00C60B13">
              <w:rPr>
                <w:rFonts w:ascii="Times New Roman" w:eastAsia="Times New Roman" w:hAnsi="Times New Roman" w:cs="Times New Roman"/>
                <w:sz w:val="28"/>
                <w:szCs w:val="28"/>
              </w:rPr>
              <w:t>ơ</w:t>
            </w:r>
            <w:r w:rsidRPr="00C60B13">
              <w:rPr>
                <w:rFonts w:ascii="Times New Roman" w:eastAsia="Times New Roman" w:hAnsi="Times New Roman" w:cs="Times New Roman"/>
                <w:sz w:val="28"/>
                <w:szCs w:val="28"/>
              </w:rPr>
              <w:t xml:space="preserve">n </w:t>
            </w:r>
            <w:r w:rsidR="00752A7D" w:rsidRPr="00C60B13">
              <w:rPr>
                <w:rFonts w:ascii="Times New Roman" w:eastAsia="Times New Roman" w:hAnsi="Times New Roman" w:cs="Times New Roman"/>
                <w:sz w:val="28"/>
                <w:szCs w:val="28"/>
              </w:rPr>
              <w:t>giao</w:t>
            </w:r>
            <w:r w:rsidRPr="00C60B13">
              <w:rPr>
                <w:rFonts w:ascii="Times New Roman" w:eastAsia="Times New Roman" w:hAnsi="Times New Roman" w:cs="Times New Roman"/>
                <w:sz w:val="28"/>
                <w:szCs w:val="28"/>
              </w:rPr>
              <w:t xml:space="preserve"> hàng</w:t>
            </w:r>
          </w:p>
        </w:tc>
      </w:tr>
    </w:tbl>
    <w:p w14:paraId="5593B470" w14:textId="77777777" w:rsidR="002D03D3" w:rsidRPr="00C60B13" w:rsidRDefault="002D03D3" w:rsidP="00C60B13">
      <w:pPr>
        <w:pStyle w:val="NormalWeb"/>
        <w:spacing w:before="0" w:beforeAutospacing="0" w:after="160" w:afterAutospacing="0" w:line="360" w:lineRule="auto"/>
        <w:jc w:val="both"/>
        <w:rPr>
          <w:sz w:val="28"/>
          <w:szCs w:val="28"/>
        </w:rPr>
      </w:pPr>
      <w:r w:rsidRPr="00C60B13">
        <w:rPr>
          <w:i/>
          <w:iCs/>
          <w:color w:val="000000"/>
          <w:sz w:val="28"/>
          <w:szCs w:val="28"/>
        </w:rPr>
        <w:t>Các hoạt động thay thế</w:t>
      </w:r>
    </w:p>
    <w:p w14:paraId="1E7E2001" w14:textId="77777777" w:rsidR="002D03D3" w:rsidRDefault="002D03D3" w:rsidP="00C60B13">
      <w:pPr>
        <w:pStyle w:val="NormalWeb"/>
        <w:spacing w:before="0" w:beforeAutospacing="0" w:after="160" w:afterAutospacing="0" w:line="360" w:lineRule="auto"/>
        <w:jc w:val="both"/>
        <w:rPr>
          <w:color w:val="000000"/>
          <w:sz w:val="28"/>
          <w:szCs w:val="28"/>
        </w:rPr>
      </w:pPr>
      <w:r w:rsidRPr="00C60B13">
        <w:rPr>
          <w:color w:val="000000"/>
          <w:sz w:val="28"/>
          <w:szCs w:val="28"/>
        </w:rPr>
        <w:t xml:space="preserve">Bước </w:t>
      </w:r>
      <w:r w:rsidR="00752A7D" w:rsidRPr="00C60B13">
        <w:rPr>
          <w:color w:val="000000"/>
          <w:sz w:val="28"/>
          <w:szCs w:val="28"/>
        </w:rPr>
        <w:t>3</w:t>
      </w:r>
      <w:r w:rsidRPr="00C60B13">
        <w:rPr>
          <w:color w:val="000000"/>
          <w:sz w:val="28"/>
          <w:szCs w:val="28"/>
        </w:rPr>
        <w:t xml:space="preserve">: </w:t>
      </w:r>
      <w:r w:rsidR="00752A7D" w:rsidRPr="00C60B13">
        <w:rPr>
          <w:color w:val="000000"/>
          <w:sz w:val="28"/>
          <w:szCs w:val="28"/>
        </w:rPr>
        <w:t xml:space="preserve">Nhấn chọn hủy giao hàng </w:t>
      </w:r>
      <w:r w:rsidR="00752A7D" w:rsidRPr="00C60B13">
        <w:rPr>
          <w:color w:val="000000"/>
          <w:sz w:val="28"/>
          <w:szCs w:val="28"/>
        </w:rPr>
        <w:sym w:font="Wingdings" w:char="F0E0"/>
      </w:r>
      <w:r w:rsidR="00752A7D" w:rsidRPr="00C60B13">
        <w:rPr>
          <w:color w:val="000000"/>
          <w:sz w:val="28"/>
          <w:szCs w:val="28"/>
        </w:rPr>
        <w:t xml:space="preserve"> hệ thống hiển thị thông báo hủy giao hàng thành công</w:t>
      </w:r>
      <w:r w:rsidRPr="00C60B13">
        <w:rPr>
          <w:color w:val="000000"/>
          <w:sz w:val="28"/>
          <w:szCs w:val="28"/>
        </w:rPr>
        <w:t>.</w:t>
      </w:r>
    </w:p>
    <w:p w14:paraId="679E8EBE" w14:textId="77777777" w:rsidR="00D910D5" w:rsidRDefault="00D910D5" w:rsidP="00466A02">
      <w:pPr>
        <w:pStyle w:val="NormalWeb"/>
        <w:spacing w:before="0" w:beforeAutospacing="0" w:after="160" w:afterAutospacing="0" w:line="360" w:lineRule="auto"/>
        <w:jc w:val="both"/>
        <w:outlineLvl w:val="1"/>
        <w:rPr>
          <w:b/>
          <w:color w:val="000000"/>
          <w:sz w:val="28"/>
          <w:szCs w:val="28"/>
        </w:rPr>
      </w:pPr>
      <w:bookmarkStart w:id="43" w:name="_Toc6997682"/>
      <w:r>
        <w:rPr>
          <w:b/>
          <w:color w:val="000000"/>
          <w:sz w:val="28"/>
          <w:szCs w:val="28"/>
        </w:rPr>
        <w:t>2.3 Kết luận</w:t>
      </w:r>
      <w:bookmarkEnd w:id="43"/>
    </w:p>
    <w:p w14:paraId="48D6FAB2" w14:textId="77777777" w:rsidR="002D03D3" w:rsidRPr="00C60B13"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Pr>
          <w:b/>
          <w:color w:val="000000"/>
          <w:sz w:val="28"/>
          <w:szCs w:val="28"/>
        </w:rPr>
        <w:t xml:space="preserve">    </w:t>
      </w:r>
      <w:r>
        <w:rPr>
          <w:color w:val="000000"/>
          <w:sz w:val="28"/>
          <w:szCs w:val="28"/>
        </w:rPr>
        <w:t>Qua chương này ta xác được các chức năng cần có, mô tả chi tiết chức năng, xác định các tác nhân, use case và mô tả use case của hệ thống quản lý siêu thị</w:t>
      </w:r>
      <w:r w:rsidR="0007163F">
        <w:rPr>
          <w:color w:val="000000"/>
          <w:sz w:val="28"/>
          <w:szCs w:val="28"/>
        </w:rPr>
        <w:t>.</w:t>
      </w:r>
      <w:r w:rsidR="002D03D3" w:rsidRPr="00C60B13">
        <w:rPr>
          <w:rFonts w:eastAsiaTheme="majorEastAsia"/>
          <w:color w:val="000000" w:themeColor="text1"/>
          <w:sz w:val="28"/>
          <w:szCs w:val="28"/>
          <w:shd w:val="clear" w:color="auto" w:fill="FFFFFF"/>
        </w:rPr>
        <w:br w:type="page"/>
      </w:r>
    </w:p>
    <w:p w14:paraId="7A5C592D" w14:textId="77777777" w:rsidR="00F404F5" w:rsidRPr="00C60B13" w:rsidRDefault="00A44BA7" w:rsidP="00D5357D">
      <w:pPr>
        <w:pStyle w:val="Heading1"/>
        <w:spacing w:line="360" w:lineRule="auto"/>
        <w:jc w:val="center"/>
        <w:rPr>
          <w:rFonts w:ascii="Times New Roman" w:hAnsi="Times New Roman" w:cs="Times New Roman"/>
          <w:b/>
          <w:color w:val="000000" w:themeColor="text1"/>
          <w:sz w:val="28"/>
          <w:szCs w:val="28"/>
          <w:shd w:val="clear" w:color="auto" w:fill="FFFFFF"/>
        </w:rPr>
        <w:pPrChange w:id="44" w:author="hien nguyen" w:date="2019-05-02T09:08:00Z">
          <w:pPr>
            <w:pStyle w:val="Heading1"/>
            <w:spacing w:line="360" w:lineRule="auto"/>
            <w:jc w:val="both"/>
          </w:pPr>
        </w:pPrChange>
      </w:pPr>
      <w:bookmarkStart w:id="45" w:name="_Toc6997683"/>
      <w:r w:rsidRPr="00C60B13">
        <w:rPr>
          <w:rFonts w:ascii="Times New Roman" w:hAnsi="Times New Roman" w:cs="Times New Roman"/>
          <w:b/>
          <w:color w:val="000000" w:themeColor="text1"/>
          <w:sz w:val="28"/>
          <w:szCs w:val="28"/>
          <w:shd w:val="clear" w:color="auto" w:fill="FFFFFF"/>
        </w:rPr>
        <w:lastRenderedPageBreak/>
        <w:t>CHƯƠNG III</w:t>
      </w:r>
      <w:r w:rsidR="00EF290D" w:rsidRPr="00C60B13">
        <w:rPr>
          <w:rFonts w:ascii="Times New Roman" w:hAnsi="Times New Roman" w:cs="Times New Roman"/>
          <w:b/>
          <w:color w:val="000000" w:themeColor="text1"/>
          <w:sz w:val="28"/>
          <w:szCs w:val="28"/>
          <w:shd w:val="clear" w:color="auto" w:fill="FFFFFF"/>
        </w:rPr>
        <w:t xml:space="preserve">: </w:t>
      </w:r>
      <w:del w:id="46" w:author="hien nguyen" w:date="2019-05-02T09:08:00Z">
        <w:r w:rsidR="00EF290D" w:rsidRPr="00C60B13" w:rsidDel="00D5357D">
          <w:rPr>
            <w:rFonts w:ascii="Times New Roman" w:hAnsi="Times New Roman" w:cs="Times New Roman"/>
            <w:b/>
            <w:color w:val="000000" w:themeColor="text1"/>
            <w:sz w:val="28"/>
            <w:szCs w:val="28"/>
            <w:shd w:val="clear" w:color="auto" w:fill="FFFFFF"/>
          </w:rPr>
          <w:delText xml:space="preserve">XÂY DỰNG </w:delText>
        </w:r>
      </w:del>
      <w:r w:rsidR="00EF290D" w:rsidRPr="00C60B13">
        <w:rPr>
          <w:rFonts w:ascii="Times New Roman" w:hAnsi="Times New Roman" w:cs="Times New Roman"/>
          <w:b/>
          <w:color w:val="000000" w:themeColor="text1"/>
          <w:sz w:val="28"/>
          <w:szCs w:val="28"/>
          <w:shd w:val="clear" w:color="auto" w:fill="FFFFFF"/>
        </w:rPr>
        <w:t xml:space="preserve">THIẾT KẾ </w:t>
      </w:r>
      <w:ins w:id="47" w:author="hien nguyen" w:date="2019-05-02T09:07:00Z">
        <w:r w:rsidR="00D5357D">
          <w:rPr>
            <w:rFonts w:ascii="Times New Roman" w:hAnsi="Times New Roman" w:cs="Times New Roman"/>
            <w:b/>
            <w:color w:val="000000" w:themeColor="text1"/>
            <w:sz w:val="28"/>
            <w:szCs w:val="28"/>
            <w:shd w:val="clear" w:color="auto" w:fill="FFFFFF"/>
          </w:rPr>
          <w:t xml:space="preserve">VÀ XÂY DỰNG </w:t>
        </w:r>
      </w:ins>
      <w:del w:id="48" w:author="hien nguyen" w:date="2019-05-02T09:07:00Z">
        <w:r w:rsidR="00EF290D" w:rsidRPr="00C60B13" w:rsidDel="00D5357D">
          <w:rPr>
            <w:rFonts w:ascii="Times New Roman" w:hAnsi="Times New Roman" w:cs="Times New Roman"/>
            <w:b/>
            <w:color w:val="000000" w:themeColor="text1"/>
            <w:sz w:val="28"/>
            <w:szCs w:val="28"/>
            <w:shd w:val="clear" w:color="auto" w:fill="FFFFFF"/>
          </w:rPr>
          <w:delText xml:space="preserve">CHI TIẾT </w:delText>
        </w:r>
      </w:del>
      <w:r w:rsidR="00EF290D" w:rsidRPr="00C60B13">
        <w:rPr>
          <w:rFonts w:ascii="Times New Roman" w:hAnsi="Times New Roman" w:cs="Times New Roman"/>
          <w:b/>
          <w:color w:val="000000" w:themeColor="text1"/>
          <w:sz w:val="28"/>
          <w:szCs w:val="28"/>
          <w:shd w:val="clear" w:color="auto" w:fill="FFFFFF"/>
        </w:rPr>
        <w:t xml:space="preserve">HỆ </w:t>
      </w:r>
      <w:commentRangeStart w:id="49"/>
      <w:r w:rsidR="00EF290D" w:rsidRPr="00C60B13">
        <w:rPr>
          <w:rFonts w:ascii="Times New Roman" w:hAnsi="Times New Roman" w:cs="Times New Roman"/>
          <w:b/>
          <w:color w:val="000000" w:themeColor="text1"/>
          <w:sz w:val="28"/>
          <w:szCs w:val="28"/>
          <w:shd w:val="clear" w:color="auto" w:fill="FFFFFF"/>
        </w:rPr>
        <w:t>THỐNG</w:t>
      </w:r>
      <w:commentRangeEnd w:id="49"/>
      <w:r w:rsidR="00742BB1">
        <w:rPr>
          <w:rStyle w:val="CommentReference"/>
          <w:rFonts w:asciiTheme="minorHAnsi" w:eastAsiaTheme="minorHAnsi" w:hAnsiTheme="minorHAnsi" w:cstheme="minorBidi"/>
          <w:color w:val="auto"/>
        </w:rPr>
        <w:commentReference w:id="49"/>
      </w:r>
      <w:r w:rsidR="0085437A" w:rsidRPr="00C60B13">
        <w:rPr>
          <w:rFonts w:ascii="Times New Roman" w:hAnsi="Times New Roman" w:cs="Times New Roman"/>
          <w:b/>
          <w:color w:val="000000" w:themeColor="text1"/>
          <w:sz w:val="28"/>
          <w:szCs w:val="28"/>
          <w:shd w:val="clear" w:color="auto" w:fill="FFFFFF"/>
        </w:rPr>
        <w:t>.</w:t>
      </w:r>
      <w:bookmarkEnd w:id="45"/>
    </w:p>
    <w:p w14:paraId="43D5FD5F" w14:textId="77777777" w:rsidR="001012AC"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50" w:name="_Toc6997684"/>
      <w:r w:rsidRPr="00C60B13">
        <w:rPr>
          <w:rFonts w:ascii="Times New Roman" w:hAnsi="Times New Roman" w:cs="Times New Roman"/>
          <w:b/>
          <w:color w:val="000000" w:themeColor="text1"/>
          <w:sz w:val="28"/>
          <w:szCs w:val="28"/>
          <w:shd w:val="clear" w:color="auto" w:fill="FFFFFF"/>
        </w:rPr>
        <w:t>3.1 Phân hệ bán hàng.</w:t>
      </w:r>
      <w:bookmarkEnd w:id="50"/>
    </w:p>
    <w:p w14:paraId="03660041" w14:textId="77777777" w:rsidR="00007CE9" w:rsidRPr="00C60B13" w:rsidRDefault="001012AC" w:rsidP="00C60B13">
      <w:pPr>
        <w:pStyle w:val="Heading3"/>
        <w:spacing w:line="360" w:lineRule="auto"/>
        <w:jc w:val="both"/>
        <w:rPr>
          <w:rFonts w:ascii="Times New Roman" w:hAnsi="Times New Roman" w:cs="Times New Roman"/>
          <w:b/>
          <w:color w:val="auto"/>
          <w:sz w:val="28"/>
          <w:szCs w:val="28"/>
        </w:rPr>
      </w:pPr>
      <w:bookmarkStart w:id="51" w:name="_Toc6997685"/>
      <w:r w:rsidRPr="00C60B13">
        <w:rPr>
          <w:rFonts w:ascii="Times New Roman" w:hAnsi="Times New Roman" w:cs="Times New Roman"/>
          <w:b/>
          <w:color w:val="auto"/>
          <w:sz w:val="28"/>
          <w:szCs w:val="28"/>
        </w:rPr>
        <w:t>3.1.1 Mô tả chức năng</w:t>
      </w:r>
      <w:bookmarkEnd w:id="51"/>
    </w:p>
    <w:p w14:paraId="7B246FD0" w14:textId="77777777" w:rsidR="00007CE9"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w:t>
      </w:r>
      <w:r w:rsidR="00980447" w:rsidRPr="00C60B13">
        <w:rPr>
          <w:rFonts w:ascii="Times New Roman" w:hAnsi="Times New Roman" w:cs="Times New Roman"/>
          <w:sz w:val="28"/>
          <w:szCs w:val="28"/>
        </w:rPr>
        <w:t>Giúp nhân viên bán hàng</w:t>
      </w:r>
      <w:r w:rsidRPr="00C60B13">
        <w:rPr>
          <w:rFonts w:ascii="Times New Roman" w:hAnsi="Times New Roman" w:cs="Times New Roman"/>
          <w:sz w:val="28"/>
          <w:szCs w:val="28"/>
        </w:rPr>
        <w:t xml:space="preserve"> tạo đơn bán hàng trực tiếp tại quầy cho khách hàng, có thể tích hợp mã vạch giúp bán hàng nhanh chóng, tính tiền thanh toán cho khách hàng, in hóa đơn bán hàng.</w:t>
      </w:r>
    </w:p>
    <w:p w14:paraId="3FE2733A" w14:textId="77777777" w:rsidR="00D3189E" w:rsidRPr="00C60B13" w:rsidRDefault="00D3189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    Một số tính năng nâng cao: </w:t>
      </w:r>
    </w:p>
    <w:p w14:paraId="6D6B4ADD" w14:textId="77777777"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khuyến mãi nếu có</w:t>
      </w:r>
    </w:p>
    <w:p w14:paraId="4823F579" w14:textId="77777777"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công nợ khách hàng</w:t>
      </w:r>
    </w:p>
    <w:p w14:paraId="268D0018" w14:textId="77777777" w:rsidR="00D3189E" w:rsidRPr="00C60B13" w:rsidRDefault="00D3189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Thêm triết khấu theo hàng hóa, theo đơn hàng</w:t>
      </w:r>
    </w:p>
    <w:p w14:paraId="0A496A18" w14:textId="77777777"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52" w:name="_Toc6997686"/>
      <w:r w:rsidRPr="00C60B13">
        <w:rPr>
          <w:rFonts w:ascii="Times New Roman" w:hAnsi="Times New Roman" w:cs="Times New Roman"/>
          <w:b/>
          <w:color w:val="auto"/>
          <w:sz w:val="28"/>
          <w:szCs w:val="28"/>
        </w:rPr>
        <w:t>3.1.2 Giao diện</w:t>
      </w:r>
      <w:bookmarkEnd w:id="52"/>
    </w:p>
    <w:p w14:paraId="3D77D83C" w14:textId="77777777" w:rsidR="00E73AC6" w:rsidRPr="00C60B13" w:rsidRDefault="00E73AC6" w:rsidP="00D5357D">
      <w:pPr>
        <w:pStyle w:val="ListParagraph"/>
        <w:numPr>
          <w:ilvl w:val="0"/>
          <w:numId w:val="16"/>
        </w:numPr>
        <w:spacing w:line="360" w:lineRule="auto"/>
        <w:jc w:val="both"/>
        <w:rPr>
          <w:rFonts w:ascii="Times New Roman" w:hAnsi="Times New Roman" w:cs="Times New Roman"/>
          <w:sz w:val="28"/>
          <w:szCs w:val="28"/>
        </w:rPr>
        <w:pPrChange w:id="53" w:author="hien nguyen" w:date="2019-05-02T09:08:00Z">
          <w:pPr>
            <w:pStyle w:val="ListParagraph"/>
            <w:numPr>
              <w:numId w:val="16"/>
            </w:numPr>
            <w:spacing w:line="360" w:lineRule="auto"/>
            <w:ind w:hanging="360"/>
            <w:jc w:val="both"/>
          </w:pPr>
        </w:pPrChange>
      </w:pPr>
      <w:r w:rsidRPr="00C60B13">
        <w:rPr>
          <w:rFonts w:ascii="Times New Roman" w:hAnsi="Times New Roman" w:cs="Times New Roman"/>
          <w:sz w:val="28"/>
          <w:szCs w:val="28"/>
        </w:rPr>
        <w:t>Giao diện bán hàng trực tiếp (</w:t>
      </w:r>
      <w:commentRangeStart w:id="54"/>
      <w:r w:rsidRPr="00C60B13">
        <w:rPr>
          <w:rFonts w:ascii="Times New Roman" w:hAnsi="Times New Roman" w:cs="Times New Roman"/>
          <w:sz w:val="28"/>
          <w:szCs w:val="28"/>
        </w:rPr>
        <w:t>POS</w:t>
      </w:r>
      <w:commentRangeEnd w:id="54"/>
      <w:r w:rsidR="00D5357D">
        <w:rPr>
          <w:rStyle w:val="CommentReference"/>
        </w:rPr>
        <w:commentReference w:id="54"/>
      </w:r>
      <w:r w:rsidRPr="00C60B13">
        <w:rPr>
          <w:rFonts w:ascii="Times New Roman" w:hAnsi="Times New Roman" w:cs="Times New Roman"/>
          <w:sz w:val="28"/>
          <w:szCs w:val="28"/>
        </w:rPr>
        <w:t>)</w:t>
      </w:r>
    </w:p>
    <w:p w14:paraId="39AF5482" w14:textId="77777777"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799EF866" wp14:editId="62AC4AED">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14:paraId="1649C97C" w14:textId="77777777" w:rsidR="005C66C2" w:rsidRPr="00C60B13" w:rsidRDefault="005F201A" w:rsidP="00A56453">
      <w:pPr>
        <w:pStyle w:val="Caption"/>
        <w:spacing w:line="360" w:lineRule="auto"/>
        <w:jc w:val="center"/>
        <w:rPr>
          <w:rFonts w:ascii="Times New Roman" w:hAnsi="Times New Roman" w:cs="Times New Roman"/>
          <w:color w:val="000000" w:themeColor="text1"/>
          <w:sz w:val="28"/>
          <w:szCs w:val="28"/>
        </w:rPr>
      </w:pPr>
      <w:bookmarkStart w:id="55" w:name="_Toc6993067"/>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w:t>
      </w:r>
      <w:ins w:id="56" w:author="hien nguyen" w:date="2019-05-02T09:08:00Z">
        <w:r w:rsidR="00D5357D">
          <w:rPr>
            <w:rFonts w:ascii="Times New Roman" w:hAnsi="Times New Roman" w:cs="Times New Roman"/>
            <w:color w:val="000000" w:themeColor="text1"/>
            <w:sz w:val="28"/>
            <w:szCs w:val="28"/>
          </w:rPr>
          <w:t>G</w:t>
        </w:r>
      </w:ins>
      <w:del w:id="57" w:author="hien nguyen" w:date="2019-05-02T09:08:00Z">
        <w:r w:rsidRPr="00C60B13" w:rsidDel="00D5357D">
          <w:rPr>
            <w:rFonts w:ascii="Times New Roman" w:hAnsi="Times New Roman" w:cs="Times New Roman"/>
            <w:color w:val="000000" w:themeColor="text1"/>
            <w:sz w:val="28"/>
            <w:szCs w:val="28"/>
          </w:rPr>
          <w:delText>g</w:delText>
        </w:r>
      </w:del>
      <w:r w:rsidRPr="00C60B13">
        <w:rPr>
          <w:rFonts w:ascii="Times New Roman" w:hAnsi="Times New Roman" w:cs="Times New Roman"/>
          <w:color w:val="000000" w:themeColor="text1"/>
          <w:sz w:val="28"/>
          <w:szCs w:val="28"/>
        </w:rPr>
        <w:t>iao diện bán hàng POS</w:t>
      </w:r>
      <w:bookmarkEnd w:id="55"/>
    </w:p>
    <w:p w14:paraId="27C34DC0" w14:textId="77777777" w:rsidR="005F201A" w:rsidRPr="00C60B13" w:rsidRDefault="00980447"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lastRenderedPageBreak/>
        <w:drawing>
          <wp:inline distT="0" distB="0" distL="0" distR="0" wp14:anchorId="06C35944" wp14:editId="0F444027">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2175" cy="3359150"/>
                    </a:xfrm>
                    <a:prstGeom prst="rect">
                      <a:avLst/>
                    </a:prstGeom>
                  </pic:spPr>
                </pic:pic>
              </a:graphicData>
            </a:graphic>
          </wp:inline>
        </w:drawing>
      </w:r>
    </w:p>
    <w:p w14:paraId="0A8A7EF8" w14:textId="77777777" w:rsidR="007200FD" w:rsidRPr="00C60B13" w:rsidRDefault="005F201A" w:rsidP="005D0237">
      <w:pPr>
        <w:pStyle w:val="Caption"/>
        <w:spacing w:line="360" w:lineRule="auto"/>
        <w:jc w:val="center"/>
        <w:rPr>
          <w:rFonts w:ascii="Times New Roman" w:hAnsi="Times New Roman" w:cs="Times New Roman"/>
          <w:color w:val="000000" w:themeColor="text1"/>
          <w:sz w:val="28"/>
          <w:szCs w:val="28"/>
        </w:rPr>
      </w:pPr>
      <w:bookmarkStart w:id="58" w:name="_Toc6993068"/>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chọn khuyến mại</w:t>
      </w:r>
      <w:bookmarkEnd w:id="58"/>
    </w:p>
    <w:p w14:paraId="7E3596C1" w14:textId="77777777" w:rsidR="005F201A" w:rsidRPr="00C60B13" w:rsidRDefault="00AC5BFF"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85DBF5B" wp14:editId="4F82DFD2">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2175" cy="3359150"/>
                    </a:xfrm>
                    <a:prstGeom prst="rect">
                      <a:avLst/>
                    </a:prstGeom>
                  </pic:spPr>
                </pic:pic>
              </a:graphicData>
            </a:graphic>
          </wp:inline>
        </w:drawing>
      </w:r>
    </w:p>
    <w:p w14:paraId="68E55FD3" w14:textId="77777777" w:rsidR="00AC5BFF" w:rsidRPr="00C60B13" w:rsidRDefault="005F201A" w:rsidP="006B3A94">
      <w:pPr>
        <w:pStyle w:val="Caption"/>
        <w:spacing w:line="360" w:lineRule="auto"/>
        <w:jc w:val="center"/>
        <w:rPr>
          <w:rFonts w:ascii="Times New Roman" w:hAnsi="Times New Roman" w:cs="Times New Roman"/>
          <w:sz w:val="28"/>
          <w:szCs w:val="28"/>
        </w:rPr>
      </w:pPr>
      <w:bookmarkStart w:id="59" w:name="_Toc6993069"/>
      <w:r w:rsidRPr="00C60B13">
        <w:rPr>
          <w:rFonts w:ascii="Times New Roman" w:hAnsi="Times New Roman" w:cs="Times New Roman"/>
          <w:color w:val="000000" w:themeColor="text1"/>
          <w:sz w:val="28"/>
          <w:szCs w:val="28"/>
        </w:rPr>
        <w:t>Hình 3.1.</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bán hàng POS - thêm mới khách hàng</w:t>
      </w:r>
      <w:bookmarkEnd w:id="59"/>
      <w:r w:rsidR="008B5D0B" w:rsidRPr="00C60B13">
        <w:rPr>
          <w:rFonts w:ascii="Times New Roman" w:hAnsi="Times New Roman" w:cs="Times New Roman"/>
          <w:sz w:val="28"/>
          <w:szCs w:val="28"/>
        </w:rPr>
        <w:br w:type="page"/>
      </w:r>
    </w:p>
    <w:p w14:paraId="429A0947" w14:textId="77777777" w:rsidR="001012AC" w:rsidRPr="00C60B13" w:rsidRDefault="001012AC" w:rsidP="00C60B13">
      <w:pPr>
        <w:pStyle w:val="Heading3"/>
        <w:spacing w:line="360" w:lineRule="auto"/>
        <w:jc w:val="both"/>
        <w:rPr>
          <w:rFonts w:ascii="Times New Roman" w:hAnsi="Times New Roman" w:cs="Times New Roman"/>
          <w:b/>
          <w:color w:val="auto"/>
          <w:sz w:val="28"/>
          <w:szCs w:val="28"/>
        </w:rPr>
      </w:pPr>
      <w:bookmarkStart w:id="60" w:name="_Toc6997687"/>
      <w:r w:rsidRPr="00C60B13">
        <w:rPr>
          <w:rFonts w:ascii="Times New Roman" w:hAnsi="Times New Roman" w:cs="Times New Roman"/>
          <w:b/>
          <w:color w:val="auto"/>
          <w:sz w:val="28"/>
          <w:szCs w:val="28"/>
        </w:rPr>
        <w:lastRenderedPageBreak/>
        <w:t>3.1.</w:t>
      </w:r>
      <w:r w:rsidR="000028C9" w:rsidRPr="00C60B13">
        <w:rPr>
          <w:rFonts w:ascii="Times New Roman" w:hAnsi="Times New Roman" w:cs="Times New Roman"/>
          <w:b/>
          <w:color w:val="auto"/>
          <w:sz w:val="28"/>
          <w:szCs w:val="28"/>
        </w:rPr>
        <w:t>3</w:t>
      </w:r>
      <w:r w:rsidRPr="00C60B13">
        <w:rPr>
          <w:rFonts w:ascii="Times New Roman" w:hAnsi="Times New Roman" w:cs="Times New Roman"/>
          <w:b/>
          <w:color w:val="auto"/>
          <w:sz w:val="28"/>
          <w:szCs w:val="28"/>
        </w:rPr>
        <w:t xml:space="preserve"> Sơ đồ hoạt động</w:t>
      </w:r>
      <w:bookmarkEnd w:id="60"/>
      <w:r w:rsidR="00703DC9" w:rsidRPr="00C60B13">
        <w:rPr>
          <w:rFonts w:ascii="Times New Roman" w:hAnsi="Times New Roman" w:cs="Times New Roman"/>
          <w:b/>
          <w:color w:val="auto"/>
          <w:sz w:val="28"/>
          <w:szCs w:val="28"/>
        </w:rPr>
        <w:t xml:space="preserve"> </w:t>
      </w:r>
    </w:p>
    <w:p w14:paraId="2A62CAA7" w14:textId="77777777" w:rsidR="008B5D0B" w:rsidRPr="00C60B13" w:rsidRDefault="00A708C4"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 xml:space="preserve">a. </w:t>
      </w:r>
      <w:r w:rsidR="00511DCC" w:rsidRPr="00C60B13">
        <w:rPr>
          <w:rFonts w:ascii="Times New Roman" w:hAnsi="Times New Roman" w:cs="Times New Roman"/>
          <w:b/>
          <w:sz w:val="28"/>
          <w:szCs w:val="28"/>
        </w:rPr>
        <w:t>Bán hàng trực tiếp (POS)</w:t>
      </w:r>
      <w:r w:rsidR="00BC4C4C" w:rsidRPr="00C60B13">
        <w:rPr>
          <w:rFonts w:ascii="Times New Roman" w:hAnsi="Times New Roman" w:cs="Times New Roman"/>
          <w:b/>
          <w:sz w:val="28"/>
          <w:szCs w:val="28"/>
        </w:rPr>
        <w:t>.</w:t>
      </w:r>
    </w:p>
    <w:p w14:paraId="2B0524B0" w14:textId="77777777" w:rsidR="00BC4C4C"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14:paraId="7F5D3A5E" w14:textId="77777777" w:rsidR="00BC4C4C" w:rsidRPr="00C60B13" w:rsidRDefault="00ED3E67"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06368" behindDoc="1" locked="0" layoutInCell="1" allowOverlap="1" wp14:anchorId="6AD16C5B" wp14:editId="7F36BC91">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5" name="Text Box 6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12088A38" w14:textId="77777777" w:rsidR="00170BB6" w:rsidRPr="00ED3E67" w:rsidRDefault="00170BB6"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D16C5B" id="Text Box 65" o:spid="_x0000_s1028" type="#_x0000_t202" style="position:absolute;left:0;text-align:left;margin-left:62pt;margin-top:433.35pt;width:356.25pt;height:.05pt;z-index:-251610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" stroked="f">
                <v:textbox style="mso-fit-shape-to-text:t" inset="0,0,0,0">
                  <w:txbxContent>
                    <w:p w14:paraId="12088A38" w14:textId="77777777" w:rsidR="00170BB6" w:rsidRPr="00ED3E67" w:rsidRDefault="00170BB6" w:rsidP="00ED3E67">
                      <w:pPr>
                        <w:pStyle w:val="Caption"/>
                        <w:jc w:val="center"/>
                        <w:rPr>
                          <w:rFonts w:ascii="Times New Roman" w:hAnsi="Times New Roman" w:cs="Times New Roman"/>
                          <w:noProof/>
                          <w:color w:val="000000" w:themeColor="text1"/>
                          <w:sz w:val="26"/>
                          <w:szCs w:val="26"/>
                        </w:rPr>
                      </w:pPr>
                      <w:r w:rsidRPr="00ED3E67">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3.1.4</w:t>
                      </w:r>
                      <w:r w:rsidRPr="00ED3E67">
                        <w:rPr>
                          <w:rFonts w:ascii="Times New Roman" w:hAnsi="Times New Roman" w:cs="Times New Roman"/>
                          <w:color w:val="000000" w:themeColor="text1"/>
                          <w:sz w:val="26"/>
                          <w:szCs w:val="26"/>
                        </w:rPr>
                        <w:t xml:space="preserve"> Sơ đồ hoạt động - bán hàng POS</w:t>
                      </w:r>
                    </w:p>
                  </w:txbxContent>
                </v:textbox>
                <w10:wrap type="tight"/>
              </v:shape>
            </w:pict>
          </mc:Fallback>
        </mc:AlternateContent>
      </w:r>
      <w:r w:rsidR="00826637" w:rsidRPr="00C60B13">
        <w:rPr>
          <w:rFonts w:ascii="Times New Roman" w:hAnsi="Times New Roman" w:cs="Times New Roman"/>
          <w:noProof/>
          <w:sz w:val="28"/>
          <w:szCs w:val="28"/>
        </w:rPr>
        <mc:AlternateContent>
          <mc:Choice Requires="wps">
            <w:drawing>
              <wp:anchor distT="0" distB="0" distL="114300" distR="114300" simplePos="0" relativeHeight="251726848" behindDoc="1" locked="0" layoutInCell="1" allowOverlap="1" wp14:anchorId="71ECFAE3" wp14:editId="2B61CC2E">
                <wp:simplePos x="0" y="0"/>
                <wp:positionH relativeFrom="column">
                  <wp:posOffset>787400</wp:posOffset>
                </wp:positionH>
                <wp:positionV relativeFrom="paragraph">
                  <wp:posOffset>5503545</wp:posOffset>
                </wp:positionV>
                <wp:extent cx="4524375" cy="635"/>
                <wp:effectExtent l="0" t="0" r="0" b="0"/>
                <wp:wrapTight wrapText="bothSides">
                  <wp:wrapPolygon edited="0">
                    <wp:start x="0" y="0"/>
                    <wp:lineTo x="0" y="21600"/>
                    <wp:lineTo x="21600" y="21600"/>
                    <wp:lineTo x="21600" y="0"/>
                  </wp:wrapPolygon>
                </wp:wrapTight>
                <wp:docPr id="60" name="Text Box 60"/>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02C15D57" w14:textId="77777777" w:rsidR="00170BB6" w:rsidRPr="00265A28" w:rsidRDefault="00170BB6" w:rsidP="00826637">
                            <w:pPr>
                              <w:pStyle w:val="Caption"/>
                              <w:jc w:val="center"/>
                              <w:rPr>
                                <w:noProof/>
                              </w:rPr>
                            </w:pPr>
                            <w:bookmarkStart w:id="61" w:name="_Toc6993070"/>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CFAE3" id="Text Box 60" o:spid="_x0000_s1029" type="#_x0000_t202" style="position:absolute;left:0;text-align:left;margin-left:62pt;margin-top:433.35pt;width:356.25pt;height:.05pt;z-index:-251589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" stroked="f">
                <v:textbox style="mso-fit-shape-to-text:t" inset="0,0,0,0">
                  <w:txbxContent>
                    <w:p w14:paraId="02C15D57" w14:textId="77777777" w:rsidR="00170BB6" w:rsidRPr="00265A28" w:rsidRDefault="00170BB6" w:rsidP="00826637">
                      <w:pPr>
                        <w:pStyle w:val="Caption"/>
                        <w:jc w:val="center"/>
                        <w:rPr>
                          <w:noProof/>
                        </w:rPr>
                      </w:pPr>
                      <w:bookmarkStart w:id="62" w:name="_Toc6993070"/>
                      <w:r w:rsidRPr="00826637">
                        <w:rPr>
                          <w:rFonts w:ascii="Times New Roman" w:hAnsi="Times New Roman" w:cs="Times New Roman"/>
                          <w:color w:val="000000" w:themeColor="text1"/>
                          <w:sz w:val="26"/>
                          <w:szCs w:val="26"/>
                        </w:rPr>
                        <w:t>Hình 3.1.</w:t>
                      </w:r>
                      <w:r w:rsidRPr="00826637">
                        <w:rPr>
                          <w:rFonts w:ascii="Times New Roman" w:hAnsi="Times New Roman" w:cs="Times New Roman"/>
                          <w:color w:val="000000" w:themeColor="text1"/>
                          <w:sz w:val="26"/>
                          <w:szCs w:val="26"/>
                        </w:rPr>
                        <w:fldChar w:fldCharType="begin"/>
                      </w:r>
                      <w:r w:rsidRPr="00826637">
                        <w:rPr>
                          <w:rFonts w:ascii="Times New Roman" w:hAnsi="Times New Roman" w:cs="Times New Roman"/>
                          <w:color w:val="000000" w:themeColor="text1"/>
                          <w:sz w:val="26"/>
                          <w:szCs w:val="26"/>
                        </w:rPr>
                        <w:instrText xml:space="preserve"> SEQ Hình \* ARABIC </w:instrText>
                      </w:r>
                      <w:r w:rsidRPr="00826637">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9</w:t>
                      </w:r>
                      <w:r w:rsidRPr="00826637">
                        <w:rPr>
                          <w:rFonts w:ascii="Times New Roman" w:hAnsi="Times New Roman" w:cs="Times New Roman"/>
                          <w:color w:val="000000" w:themeColor="text1"/>
                          <w:sz w:val="26"/>
                          <w:szCs w:val="26"/>
                        </w:rPr>
                        <w:fldChar w:fldCharType="end"/>
                      </w:r>
                      <w:r w:rsidRPr="00826637">
                        <w:rPr>
                          <w:color w:val="000000" w:themeColor="text1"/>
                        </w:rPr>
                        <w:t xml:space="preserve"> </w:t>
                      </w:r>
                      <w:r w:rsidRPr="00ED3E67">
                        <w:rPr>
                          <w:rFonts w:ascii="Times New Roman" w:hAnsi="Times New Roman" w:cs="Times New Roman"/>
                          <w:color w:val="000000" w:themeColor="text1"/>
                          <w:sz w:val="26"/>
                          <w:szCs w:val="26"/>
                        </w:rPr>
                        <w:t>Sơ đồ hoạt động - bán hàng POS</w:t>
                      </w:r>
                      <w:bookmarkEnd w:id="62"/>
                    </w:p>
                  </w:txbxContent>
                </v:textbox>
                <w10:wrap type="tight"/>
              </v:shape>
            </w:pict>
          </mc:Fallback>
        </mc:AlternateContent>
      </w:r>
      <w:r w:rsidR="00BC4C4C" w:rsidRPr="00C60B13">
        <w:rPr>
          <w:rFonts w:ascii="Times New Roman" w:hAnsi="Times New Roman" w:cs="Times New Roman"/>
          <w:noProof/>
          <w:sz w:val="28"/>
          <w:szCs w:val="28"/>
        </w:rPr>
        <w:drawing>
          <wp:anchor distT="0" distB="0" distL="114300" distR="114300" simplePos="0" relativeHeight="251695104" behindDoc="1" locked="0" layoutInCell="1" allowOverlap="1" wp14:anchorId="61E2C1F9" wp14:editId="53384F50">
            <wp:simplePos x="0" y="0"/>
            <wp:positionH relativeFrom="column">
              <wp:posOffset>787814</wp:posOffset>
            </wp:positionH>
            <wp:positionV relativeFrom="paragraph">
              <wp:posOffset>63610</wp:posOffset>
            </wp:positionV>
            <wp:extent cx="4524375" cy="5382895"/>
            <wp:effectExtent l="0" t="0" r="9525" b="8255"/>
            <wp:wrapTight wrapText="bothSides">
              <wp:wrapPolygon edited="0">
                <wp:start x="0" y="0"/>
                <wp:lineTo x="0" y="21557"/>
                <wp:lineTo x="21555" y="21557"/>
                <wp:lineTo x="2155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p>
    <w:p w14:paraId="36951E76" w14:textId="77777777" w:rsidR="0045749D" w:rsidRPr="00C60B13" w:rsidRDefault="0045749D" w:rsidP="00C60B13">
      <w:pPr>
        <w:spacing w:line="360" w:lineRule="auto"/>
        <w:jc w:val="both"/>
        <w:rPr>
          <w:rFonts w:ascii="Times New Roman" w:hAnsi="Times New Roman" w:cs="Times New Roman"/>
          <w:sz w:val="28"/>
          <w:szCs w:val="28"/>
        </w:rPr>
      </w:pPr>
    </w:p>
    <w:p w14:paraId="11BE6784" w14:textId="77777777" w:rsidR="0045749D" w:rsidRPr="00C60B13" w:rsidRDefault="0045749D" w:rsidP="00C60B13">
      <w:pPr>
        <w:spacing w:line="360" w:lineRule="auto"/>
        <w:jc w:val="both"/>
        <w:rPr>
          <w:rFonts w:ascii="Times New Roman" w:hAnsi="Times New Roman" w:cs="Times New Roman"/>
          <w:sz w:val="28"/>
          <w:szCs w:val="28"/>
        </w:rPr>
      </w:pPr>
    </w:p>
    <w:p w14:paraId="5095F3D7" w14:textId="77777777" w:rsidR="0045749D" w:rsidRPr="00C60B13" w:rsidRDefault="0045749D" w:rsidP="00C60B13">
      <w:pPr>
        <w:spacing w:line="360" w:lineRule="auto"/>
        <w:jc w:val="both"/>
        <w:rPr>
          <w:rFonts w:ascii="Times New Roman" w:hAnsi="Times New Roman" w:cs="Times New Roman"/>
          <w:sz w:val="28"/>
          <w:szCs w:val="28"/>
        </w:rPr>
      </w:pPr>
    </w:p>
    <w:p w14:paraId="23B8647C" w14:textId="77777777" w:rsidR="0045749D" w:rsidRPr="00C60B13" w:rsidRDefault="0045749D" w:rsidP="00C60B13">
      <w:pPr>
        <w:spacing w:line="360" w:lineRule="auto"/>
        <w:jc w:val="both"/>
        <w:rPr>
          <w:rFonts w:ascii="Times New Roman" w:hAnsi="Times New Roman" w:cs="Times New Roman"/>
          <w:sz w:val="28"/>
          <w:szCs w:val="28"/>
        </w:rPr>
      </w:pPr>
    </w:p>
    <w:p w14:paraId="73F3B9AB" w14:textId="77777777" w:rsidR="0045749D" w:rsidRPr="00C60B13" w:rsidRDefault="0045749D" w:rsidP="00C60B13">
      <w:pPr>
        <w:spacing w:line="360" w:lineRule="auto"/>
        <w:jc w:val="both"/>
        <w:rPr>
          <w:rFonts w:ascii="Times New Roman" w:hAnsi="Times New Roman" w:cs="Times New Roman"/>
          <w:sz w:val="28"/>
          <w:szCs w:val="28"/>
        </w:rPr>
      </w:pPr>
    </w:p>
    <w:p w14:paraId="6826C00B" w14:textId="77777777" w:rsidR="0045749D" w:rsidRPr="00C60B13" w:rsidRDefault="0045749D" w:rsidP="00C60B13">
      <w:pPr>
        <w:spacing w:line="360" w:lineRule="auto"/>
        <w:jc w:val="both"/>
        <w:rPr>
          <w:rFonts w:ascii="Times New Roman" w:hAnsi="Times New Roman" w:cs="Times New Roman"/>
          <w:sz w:val="28"/>
          <w:szCs w:val="28"/>
        </w:rPr>
      </w:pPr>
    </w:p>
    <w:p w14:paraId="31A247A1" w14:textId="77777777" w:rsidR="0045749D" w:rsidRPr="00C60B13" w:rsidRDefault="0045749D" w:rsidP="00C60B13">
      <w:pPr>
        <w:spacing w:line="360" w:lineRule="auto"/>
        <w:jc w:val="both"/>
        <w:rPr>
          <w:rFonts w:ascii="Times New Roman" w:hAnsi="Times New Roman" w:cs="Times New Roman"/>
          <w:sz w:val="28"/>
          <w:szCs w:val="28"/>
        </w:rPr>
      </w:pPr>
    </w:p>
    <w:p w14:paraId="39A2B8F7" w14:textId="77777777" w:rsidR="0045749D" w:rsidRPr="00C60B13" w:rsidRDefault="0045749D" w:rsidP="00C60B13">
      <w:pPr>
        <w:spacing w:line="360" w:lineRule="auto"/>
        <w:jc w:val="both"/>
        <w:rPr>
          <w:rFonts w:ascii="Times New Roman" w:hAnsi="Times New Roman" w:cs="Times New Roman"/>
          <w:sz w:val="28"/>
          <w:szCs w:val="28"/>
        </w:rPr>
      </w:pPr>
    </w:p>
    <w:p w14:paraId="329EAE87" w14:textId="77777777" w:rsidR="0045749D" w:rsidRPr="00C60B13" w:rsidRDefault="0045749D" w:rsidP="00C60B13">
      <w:pPr>
        <w:spacing w:line="360" w:lineRule="auto"/>
        <w:jc w:val="both"/>
        <w:rPr>
          <w:rFonts w:ascii="Times New Roman" w:hAnsi="Times New Roman" w:cs="Times New Roman"/>
          <w:sz w:val="28"/>
          <w:szCs w:val="28"/>
        </w:rPr>
      </w:pPr>
    </w:p>
    <w:p w14:paraId="0C9A3FDF" w14:textId="77777777" w:rsidR="0045749D" w:rsidRPr="00C60B13" w:rsidRDefault="0045749D" w:rsidP="00C60B13">
      <w:pPr>
        <w:spacing w:line="360" w:lineRule="auto"/>
        <w:jc w:val="both"/>
        <w:rPr>
          <w:rFonts w:ascii="Times New Roman" w:hAnsi="Times New Roman" w:cs="Times New Roman"/>
          <w:sz w:val="28"/>
          <w:szCs w:val="28"/>
        </w:rPr>
      </w:pPr>
    </w:p>
    <w:p w14:paraId="149104CA" w14:textId="77777777" w:rsidR="0045749D" w:rsidRPr="00C60B13" w:rsidRDefault="0045749D" w:rsidP="00C60B13">
      <w:pPr>
        <w:spacing w:line="360" w:lineRule="auto"/>
        <w:jc w:val="both"/>
        <w:rPr>
          <w:rFonts w:ascii="Times New Roman" w:hAnsi="Times New Roman" w:cs="Times New Roman"/>
          <w:sz w:val="28"/>
          <w:szCs w:val="28"/>
        </w:rPr>
      </w:pPr>
    </w:p>
    <w:p w14:paraId="1A716465" w14:textId="77777777" w:rsidR="0045749D" w:rsidRPr="00C60B13" w:rsidRDefault="0045749D" w:rsidP="00C60B13">
      <w:pPr>
        <w:spacing w:line="360" w:lineRule="auto"/>
        <w:jc w:val="both"/>
        <w:rPr>
          <w:rFonts w:ascii="Times New Roman" w:hAnsi="Times New Roman" w:cs="Times New Roman"/>
          <w:sz w:val="28"/>
          <w:szCs w:val="28"/>
        </w:rPr>
      </w:pPr>
    </w:p>
    <w:p w14:paraId="0B253436" w14:textId="77777777" w:rsidR="0045749D" w:rsidRPr="00C60B13" w:rsidRDefault="0045749D" w:rsidP="00C60B13">
      <w:pPr>
        <w:spacing w:line="360" w:lineRule="auto"/>
        <w:jc w:val="both"/>
        <w:rPr>
          <w:rFonts w:ascii="Times New Roman" w:hAnsi="Times New Roman" w:cs="Times New Roman"/>
          <w:sz w:val="28"/>
          <w:szCs w:val="28"/>
        </w:rPr>
      </w:pPr>
    </w:p>
    <w:p w14:paraId="2D50B3F7" w14:textId="77777777" w:rsidR="0045749D" w:rsidRPr="00C60B13" w:rsidRDefault="0045749D" w:rsidP="00C60B13">
      <w:pPr>
        <w:spacing w:line="360" w:lineRule="auto"/>
        <w:jc w:val="both"/>
        <w:rPr>
          <w:rFonts w:ascii="Times New Roman" w:hAnsi="Times New Roman" w:cs="Times New Roman"/>
          <w:sz w:val="28"/>
          <w:szCs w:val="28"/>
        </w:rPr>
      </w:pPr>
    </w:p>
    <w:p w14:paraId="0C14D4FD" w14:textId="77777777" w:rsidR="0045749D" w:rsidRPr="00C60B13" w:rsidRDefault="0045749D" w:rsidP="00C60B13">
      <w:pPr>
        <w:spacing w:line="360" w:lineRule="auto"/>
        <w:jc w:val="both"/>
        <w:rPr>
          <w:rFonts w:ascii="Times New Roman" w:hAnsi="Times New Roman" w:cs="Times New Roman"/>
          <w:sz w:val="28"/>
          <w:szCs w:val="28"/>
        </w:rPr>
      </w:pPr>
    </w:p>
    <w:p w14:paraId="163BA19D" w14:textId="77777777" w:rsidR="0045749D" w:rsidRPr="00C60B13" w:rsidRDefault="0045749D" w:rsidP="00C60B13">
      <w:pPr>
        <w:spacing w:line="360" w:lineRule="auto"/>
        <w:jc w:val="both"/>
        <w:rPr>
          <w:rFonts w:ascii="Times New Roman" w:hAnsi="Times New Roman" w:cs="Times New Roman"/>
          <w:sz w:val="28"/>
          <w:szCs w:val="28"/>
        </w:rPr>
      </w:pPr>
    </w:p>
    <w:p w14:paraId="08B3C441" w14:textId="77777777" w:rsidR="0045749D" w:rsidRPr="00C60B13" w:rsidRDefault="0045749D" w:rsidP="00C60B13">
      <w:pPr>
        <w:spacing w:line="360" w:lineRule="auto"/>
        <w:jc w:val="both"/>
        <w:rPr>
          <w:rFonts w:ascii="Times New Roman" w:hAnsi="Times New Roman" w:cs="Times New Roman"/>
          <w:sz w:val="28"/>
          <w:szCs w:val="28"/>
        </w:rPr>
      </w:pPr>
    </w:p>
    <w:p w14:paraId="737C9846" w14:textId="77777777" w:rsidR="00A32065" w:rsidRPr="00C60B13" w:rsidRDefault="00BC4C4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761909" w:rsidRPr="00C60B13" w14:paraId="66B9E56A" w14:textId="77777777" w:rsidTr="00761909">
        <w:trPr>
          <w:trHeight w:val="398"/>
        </w:trPr>
        <w:tc>
          <w:tcPr>
            <w:tcW w:w="562" w:type="dxa"/>
            <w:shd w:val="clear" w:color="auto" w:fill="F2F2F2" w:themeFill="background1" w:themeFillShade="F2"/>
          </w:tcPr>
          <w:p w14:paraId="0DEAAB25" w14:textId="77777777"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7EB46BB3" w14:textId="77777777"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14:paraId="6A94BA3F" w14:textId="77777777" w:rsidR="00761909" w:rsidRPr="00C60B13" w:rsidRDefault="0076190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761909" w:rsidRPr="00C60B13" w14:paraId="0448365A" w14:textId="77777777" w:rsidTr="00761909">
        <w:trPr>
          <w:trHeight w:val="381"/>
        </w:trPr>
        <w:tc>
          <w:tcPr>
            <w:tcW w:w="562" w:type="dxa"/>
          </w:tcPr>
          <w:p w14:paraId="04A30E3F" w14:textId="77777777"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7E66283A" w14:textId="77777777"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Quét mã vạch hoặc chọn hàng hóa trên danh sách</w:t>
            </w:r>
          </w:p>
        </w:tc>
        <w:tc>
          <w:tcPr>
            <w:tcW w:w="5762" w:type="dxa"/>
          </w:tcPr>
          <w:p w14:paraId="302232C1" w14:textId="77777777" w:rsidR="00761909"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Siệu thị có máy quét mã vạch: nhân viên dùng máy quét mã vạch được in trên sản phẩm</w:t>
            </w:r>
          </w:p>
          <w:p w14:paraId="2B01EF5B" w14:textId="77777777" w:rsidR="00B56D8F" w:rsidRPr="00C60B13" w:rsidRDefault="00B56D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Siêu thị không có máy quét vã vạch: nhân viên chọn sản phẩm trên giao diên bán hàng POS</w:t>
            </w:r>
          </w:p>
        </w:tc>
      </w:tr>
      <w:tr w:rsidR="00761909" w:rsidRPr="00C60B13" w14:paraId="2FA7C10A" w14:textId="77777777" w:rsidTr="00761909">
        <w:trPr>
          <w:trHeight w:val="398"/>
        </w:trPr>
        <w:tc>
          <w:tcPr>
            <w:tcW w:w="562" w:type="dxa"/>
          </w:tcPr>
          <w:p w14:paraId="6159C853" w14:textId="77777777"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4C6709BE" w14:textId="77777777" w:rsidR="00761909" w:rsidRPr="00C60B13" w:rsidRDefault="00B56D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 triết khấu, khuyến mại</w:t>
            </w:r>
          </w:p>
        </w:tc>
        <w:tc>
          <w:tcPr>
            <w:tcW w:w="5762" w:type="dxa"/>
          </w:tcPr>
          <w:p w14:paraId="27EDA5F3" w14:textId="77777777" w:rsidR="00761909"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khách hàng nếu khách hàng đã có trong hệ thống, nếu không chọn khách hàng  thì đơn hàng mặc định là ‘Khách vãng lai’</w:t>
            </w:r>
          </w:p>
          <w:p w14:paraId="630432A4" w14:textId="77777777" w:rsidR="00E859B1" w:rsidRPr="00C60B13" w:rsidRDefault="00E859B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triết khấu cho từng sản phẩm hoặc triết khấu theo đơn hàng</w:t>
            </w:r>
          </w:p>
          <w:p w14:paraId="3317B5D7" w14:textId="77777777" w:rsidR="00410D2E" w:rsidRPr="00C60B13" w:rsidRDefault="00DD54B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khuyến mại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w:t>
            </w:r>
            <w:r w:rsidR="00410D2E" w:rsidRPr="00C60B13">
              <w:rPr>
                <w:rFonts w:ascii="Times New Roman" w:hAnsi="Times New Roman" w:cs="Times New Roman"/>
                <w:sz w:val="28"/>
                <w:szCs w:val="28"/>
              </w:rPr>
              <w:t>Chọn khuyến mại nếu có</w:t>
            </w:r>
          </w:p>
        </w:tc>
      </w:tr>
      <w:tr w:rsidR="00761909" w:rsidRPr="00C60B13" w14:paraId="654DD314" w14:textId="77777777" w:rsidTr="00761909">
        <w:trPr>
          <w:trHeight w:val="398"/>
        </w:trPr>
        <w:tc>
          <w:tcPr>
            <w:tcW w:w="562" w:type="dxa"/>
          </w:tcPr>
          <w:p w14:paraId="51A55E7E" w14:textId="77777777"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5026FB03" w14:textId="77777777" w:rsidR="00761909" w:rsidRPr="00C60B13" w:rsidRDefault="00911CE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Lưu/In</w:t>
            </w:r>
          </w:p>
        </w:tc>
        <w:tc>
          <w:tcPr>
            <w:tcW w:w="5762" w:type="dxa"/>
          </w:tcPr>
          <w:p w14:paraId="027889DF" w14:textId="77777777" w:rsidR="00761909" w:rsidRPr="00C60B13" w:rsidRDefault="00911CE6"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Lưu/In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và in hóa đơn cho khách hàng</w:t>
            </w:r>
          </w:p>
        </w:tc>
      </w:tr>
      <w:tr w:rsidR="00761909" w:rsidRPr="00C60B13" w14:paraId="246DF13F" w14:textId="77777777" w:rsidTr="00761909">
        <w:trPr>
          <w:trHeight w:val="381"/>
        </w:trPr>
        <w:tc>
          <w:tcPr>
            <w:tcW w:w="562" w:type="dxa"/>
          </w:tcPr>
          <w:p w14:paraId="75A78067" w14:textId="77777777"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14:paraId="35F5F3F8" w14:textId="77777777"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14:paraId="379D3102" w14:textId="77777777"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 ‘Đơn hàng đã được thêm mới’</w:t>
            </w:r>
          </w:p>
        </w:tc>
      </w:tr>
      <w:tr w:rsidR="00761909" w:rsidRPr="00C60B13" w14:paraId="203D6AA4" w14:textId="77777777" w:rsidTr="00761909">
        <w:trPr>
          <w:trHeight w:val="398"/>
        </w:trPr>
        <w:tc>
          <w:tcPr>
            <w:tcW w:w="562" w:type="dxa"/>
          </w:tcPr>
          <w:p w14:paraId="28CCB75C" w14:textId="77777777"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14:paraId="50A3041C" w14:textId="77777777" w:rsidR="00761909" w:rsidRPr="00C60B13" w:rsidRDefault="00F638A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14:paraId="18E18F26" w14:textId="77777777" w:rsidR="00761909" w:rsidRPr="00C60B13" w:rsidRDefault="0076279E" w:rsidP="00C60B13">
            <w:pPr>
              <w:pStyle w:val="ListParagraph"/>
              <w:numPr>
                <w:ilvl w:val="0"/>
                <w:numId w:val="28"/>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14:paraId="6F30D424" w14:textId="77777777" w:rsidR="00BC4C4C" w:rsidRPr="00C60B13" w:rsidRDefault="00A3206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14:paraId="3F475C9E" w14:textId="77777777" w:rsidR="008E18A9" w:rsidRPr="00C60B13" w:rsidRDefault="008E18A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Thêm mới khách hàng</w:t>
      </w:r>
      <w:r w:rsidR="00BC4C4C" w:rsidRPr="00C60B13">
        <w:rPr>
          <w:rFonts w:ascii="Times New Roman" w:hAnsi="Times New Roman" w:cs="Times New Roman"/>
          <w:b/>
          <w:sz w:val="28"/>
          <w:szCs w:val="28"/>
        </w:rPr>
        <w:t>.</w:t>
      </w:r>
    </w:p>
    <w:p w14:paraId="2FB8F6D6" w14:textId="77777777" w:rsidR="00033386" w:rsidRPr="00C60B13" w:rsidRDefault="00474E7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anchor distT="0" distB="0" distL="114300" distR="114300" simplePos="0" relativeHeight="251696128" behindDoc="0" locked="0" layoutInCell="1" allowOverlap="1" wp14:anchorId="32479272" wp14:editId="7EC9E5D8">
            <wp:simplePos x="0" y="0"/>
            <wp:positionH relativeFrom="page">
              <wp:align>center</wp:align>
            </wp:positionH>
            <wp:positionV relativeFrom="paragraph">
              <wp:posOffset>297189</wp:posOffset>
            </wp:positionV>
            <wp:extent cx="4524375" cy="5382895"/>
            <wp:effectExtent l="0" t="0" r="9525" b="825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6724AD" w:rsidRPr="00C60B13">
        <w:rPr>
          <w:rFonts w:ascii="Times New Roman" w:hAnsi="Times New Roman" w:cs="Times New Roman"/>
          <w:noProof/>
          <w:sz w:val="28"/>
          <w:szCs w:val="28"/>
        </w:rPr>
        <mc:AlternateContent>
          <mc:Choice Requires="wps">
            <w:drawing>
              <wp:anchor distT="0" distB="0" distL="114300" distR="114300" simplePos="0" relativeHeight="251708416" behindDoc="0" locked="0" layoutInCell="1" allowOverlap="1" wp14:anchorId="228385C8" wp14:editId="2AB01C4E">
                <wp:simplePos x="0" y="0"/>
                <wp:positionH relativeFrom="column">
                  <wp:posOffset>539115</wp:posOffset>
                </wp:positionH>
                <wp:positionV relativeFrom="paragraph">
                  <wp:posOffset>5764530</wp:posOffset>
                </wp:positionV>
                <wp:extent cx="45243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144EA12B" w14:textId="77777777" w:rsidR="00170BB6" w:rsidRPr="006724AD" w:rsidRDefault="00170BB6"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8385C8" id="Text Box 66" o:spid="_x0000_s1030" type="#_x0000_t202" style="position:absolute;left:0;text-align:left;margin-left:42.45pt;margin-top:453.9pt;width:35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E2U1HzACAABmBAAADgAAAAAAAAAAAAAAAAAu&#10;AgAAZHJzL2Uyb0RvYy54bWxQSwECLQAUAAYACAAAACEAHHtF+uAAAAAKAQAADwAAAAAAAAAAAAAA&#10;AACKBAAAZHJzL2Rvd25yZXYueG1sUEsFBgAAAAAEAAQA8wAAAJcFAAAAAA==&#10;" stroked="f">
                <v:textbox style="mso-fit-shape-to-text:t" inset="0,0,0,0">
                  <w:txbxContent>
                    <w:p w14:paraId="144EA12B" w14:textId="77777777" w:rsidR="00170BB6" w:rsidRPr="006724AD" w:rsidRDefault="00170BB6" w:rsidP="006724AD">
                      <w:pPr>
                        <w:pStyle w:val="Caption"/>
                        <w:jc w:val="center"/>
                        <w:rPr>
                          <w:rFonts w:ascii="Times New Roman" w:hAnsi="Times New Roman" w:cs="Times New Roman"/>
                          <w:noProof/>
                          <w:color w:val="000000" w:themeColor="text1"/>
                          <w:sz w:val="26"/>
                          <w:szCs w:val="26"/>
                        </w:rPr>
                      </w:pPr>
                      <w:r w:rsidRPr="006724AD">
                        <w:rPr>
                          <w:rFonts w:ascii="Times New Roman" w:hAnsi="Times New Roman" w:cs="Times New Roman"/>
                          <w:color w:val="000000" w:themeColor="text1"/>
                          <w:sz w:val="26"/>
                          <w:szCs w:val="26"/>
                        </w:rPr>
                        <w:t>Hình 3.1.5 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p>
                  </w:txbxContent>
                </v:textbox>
                <w10:wrap type="topAndBottom"/>
              </v:shape>
            </w:pict>
          </mc:Fallback>
        </mc:AlternateContent>
      </w:r>
      <w:r w:rsidR="00C657DA" w:rsidRPr="00C60B13">
        <w:rPr>
          <w:rFonts w:ascii="Times New Roman" w:hAnsi="Times New Roman" w:cs="Times New Roman"/>
          <w:noProof/>
          <w:sz w:val="28"/>
          <w:szCs w:val="28"/>
        </w:rPr>
        <mc:AlternateContent>
          <mc:Choice Requires="wps">
            <w:drawing>
              <wp:anchor distT="0" distB="0" distL="114300" distR="114300" simplePos="0" relativeHeight="251728896" behindDoc="0" locked="0" layoutInCell="1" allowOverlap="1" wp14:anchorId="413A9D39" wp14:editId="00AE7917">
                <wp:simplePos x="0" y="0"/>
                <wp:positionH relativeFrom="column">
                  <wp:posOffset>539115</wp:posOffset>
                </wp:positionH>
                <wp:positionV relativeFrom="paragraph">
                  <wp:posOffset>5764530</wp:posOffset>
                </wp:positionV>
                <wp:extent cx="452437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66F9C0CB" w14:textId="77777777" w:rsidR="00170BB6" w:rsidRPr="004E7C2C" w:rsidRDefault="00170BB6" w:rsidP="00301457">
                            <w:pPr>
                              <w:pStyle w:val="Caption"/>
                              <w:jc w:val="center"/>
                              <w:rPr>
                                <w:noProof/>
                              </w:rPr>
                            </w:pPr>
                            <w:bookmarkStart w:id="63" w:name="_Toc6993071"/>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A9D39" id="Text Box 75" o:spid="_x0000_s1031" type="#_x0000_t202" style="position:absolute;left:0;text-align:left;margin-left:42.45pt;margin-top:453.9pt;width:356.2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" stroked="f">
                <v:textbox style="mso-fit-shape-to-text:t" inset="0,0,0,0">
                  <w:txbxContent>
                    <w:p w14:paraId="66F9C0CB" w14:textId="77777777" w:rsidR="00170BB6" w:rsidRPr="004E7C2C" w:rsidRDefault="00170BB6" w:rsidP="00301457">
                      <w:pPr>
                        <w:pStyle w:val="Caption"/>
                        <w:jc w:val="center"/>
                        <w:rPr>
                          <w:noProof/>
                        </w:rPr>
                      </w:pPr>
                      <w:bookmarkStart w:id="64" w:name="_Toc6993071"/>
                      <w:r w:rsidRPr="00C657DA">
                        <w:rPr>
                          <w:rFonts w:ascii="Times New Roman" w:hAnsi="Times New Roman" w:cs="Times New Roman"/>
                          <w:color w:val="000000" w:themeColor="text1"/>
                          <w:sz w:val="26"/>
                          <w:szCs w:val="26"/>
                        </w:rPr>
                        <w:t>Hình 3.1.</w:t>
                      </w:r>
                      <w:r w:rsidRPr="00C657DA">
                        <w:rPr>
                          <w:rFonts w:ascii="Times New Roman" w:hAnsi="Times New Roman" w:cs="Times New Roman"/>
                          <w:color w:val="000000" w:themeColor="text1"/>
                          <w:sz w:val="26"/>
                          <w:szCs w:val="26"/>
                        </w:rPr>
                        <w:fldChar w:fldCharType="begin"/>
                      </w:r>
                      <w:r w:rsidRPr="00C657DA">
                        <w:rPr>
                          <w:rFonts w:ascii="Times New Roman" w:hAnsi="Times New Roman" w:cs="Times New Roman"/>
                          <w:color w:val="000000" w:themeColor="text1"/>
                          <w:sz w:val="26"/>
                          <w:szCs w:val="26"/>
                        </w:rPr>
                        <w:instrText xml:space="preserve"> SEQ Hình \* ARABIC </w:instrText>
                      </w:r>
                      <w:r w:rsidRPr="00C657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10</w:t>
                      </w:r>
                      <w:r w:rsidRPr="00C657DA">
                        <w:rPr>
                          <w:rFonts w:ascii="Times New Roman" w:hAnsi="Times New Roman" w:cs="Times New Roman"/>
                          <w:color w:val="000000" w:themeColor="text1"/>
                          <w:sz w:val="26"/>
                          <w:szCs w:val="26"/>
                        </w:rPr>
                        <w:fldChar w:fldCharType="end"/>
                      </w:r>
                      <w:r w:rsidRPr="00C657DA">
                        <w:rPr>
                          <w:color w:val="000000" w:themeColor="text1"/>
                        </w:rPr>
                        <w:t xml:space="preserve"> </w:t>
                      </w:r>
                      <w:r w:rsidRPr="006724AD">
                        <w:rPr>
                          <w:rFonts w:ascii="Times New Roman" w:hAnsi="Times New Roman" w:cs="Times New Roman"/>
                          <w:color w:val="000000" w:themeColor="text1"/>
                          <w:sz w:val="26"/>
                          <w:szCs w:val="26"/>
                        </w:rPr>
                        <w:t>Sơ đồ hoạt động</w:t>
                      </w:r>
                      <w:r>
                        <w:rPr>
                          <w:rFonts w:ascii="Times New Roman" w:hAnsi="Times New Roman" w:cs="Times New Roman"/>
                          <w:color w:val="000000" w:themeColor="text1"/>
                          <w:sz w:val="26"/>
                          <w:szCs w:val="26"/>
                        </w:rPr>
                        <w:t xml:space="preserve"> -</w:t>
                      </w:r>
                      <w:r w:rsidRPr="006724AD">
                        <w:rPr>
                          <w:rFonts w:ascii="Times New Roman" w:hAnsi="Times New Roman" w:cs="Times New Roman"/>
                          <w:color w:val="000000" w:themeColor="text1"/>
                          <w:sz w:val="26"/>
                          <w:szCs w:val="26"/>
                        </w:rPr>
                        <w:t xml:space="preserve"> </w:t>
                      </w:r>
                      <w:r>
                        <w:rPr>
                          <w:rFonts w:ascii="Times New Roman" w:hAnsi="Times New Roman" w:cs="Times New Roman"/>
                          <w:color w:val="000000" w:themeColor="text1"/>
                          <w:sz w:val="26"/>
                          <w:szCs w:val="26"/>
                        </w:rPr>
                        <w:t>T</w:t>
                      </w:r>
                      <w:r w:rsidRPr="006724AD">
                        <w:rPr>
                          <w:rFonts w:ascii="Times New Roman" w:hAnsi="Times New Roman" w:cs="Times New Roman"/>
                          <w:color w:val="000000" w:themeColor="text1"/>
                          <w:sz w:val="26"/>
                          <w:szCs w:val="26"/>
                        </w:rPr>
                        <w:t>hêm mới khách hàng</w:t>
                      </w:r>
                      <w:bookmarkEnd w:id="64"/>
                    </w:p>
                  </w:txbxContent>
                </v:textbox>
                <w10:wrap type="topAndBottom"/>
              </v:shape>
            </w:pict>
          </mc:Fallback>
        </mc:AlternateContent>
      </w:r>
      <w:r w:rsidR="00033386" w:rsidRPr="00C60B13">
        <w:rPr>
          <w:rFonts w:ascii="Times New Roman" w:hAnsi="Times New Roman" w:cs="Times New Roman"/>
          <w:sz w:val="28"/>
          <w:szCs w:val="28"/>
        </w:rPr>
        <w:t>Sơ đồ</w:t>
      </w:r>
    </w:p>
    <w:p w14:paraId="65E2369F" w14:textId="77777777" w:rsidR="00474E72" w:rsidRDefault="00474E72">
      <w:pPr>
        <w:rPr>
          <w:rFonts w:ascii="Times New Roman" w:hAnsi="Times New Roman" w:cs="Times New Roman"/>
          <w:sz w:val="28"/>
          <w:szCs w:val="28"/>
        </w:rPr>
      </w:pPr>
      <w:r>
        <w:rPr>
          <w:rFonts w:ascii="Times New Roman" w:hAnsi="Times New Roman" w:cs="Times New Roman"/>
          <w:sz w:val="28"/>
          <w:szCs w:val="28"/>
        </w:rPr>
        <w:br w:type="page"/>
      </w:r>
    </w:p>
    <w:p w14:paraId="32566B85" w14:textId="77777777" w:rsidR="001F1189" w:rsidRPr="00C60B13" w:rsidRDefault="00033386"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1F1189" w:rsidRPr="00C60B13" w14:paraId="291960C5" w14:textId="77777777" w:rsidTr="0006448D">
        <w:trPr>
          <w:trHeight w:val="398"/>
        </w:trPr>
        <w:tc>
          <w:tcPr>
            <w:tcW w:w="562" w:type="dxa"/>
            <w:shd w:val="clear" w:color="auto" w:fill="F2F2F2" w:themeFill="background1" w:themeFillShade="F2"/>
          </w:tcPr>
          <w:p w14:paraId="3867AD86" w14:textId="77777777"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7C78D035" w14:textId="77777777"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14:paraId="41D87BFD" w14:textId="77777777" w:rsidR="001F1189" w:rsidRPr="00C60B13" w:rsidRDefault="001F1189"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F1189" w:rsidRPr="00C60B13" w14:paraId="6C7C54E3" w14:textId="77777777" w:rsidTr="0006448D">
        <w:trPr>
          <w:trHeight w:val="381"/>
        </w:trPr>
        <w:tc>
          <w:tcPr>
            <w:tcW w:w="562" w:type="dxa"/>
          </w:tcPr>
          <w:p w14:paraId="4DA22076"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5FC41FDD"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thêm mới khách hàng</w:t>
            </w:r>
          </w:p>
        </w:tc>
        <w:tc>
          <w:tcPr>
            <w:tcW w:w="5762" w:type="dxa"/>
          </w:tcPr>
          <w:p w14:paraId="020748B1" w14:textId="77777777" w:rsidR="001F1189" w:rsidRPr="00C60B13" w:rsidRDefault="004E168F" w:rsidP="00C60B13">
            <w:pPr>
              <w:pStyle w:val="ListParagraph"/>
              <w:numPr>
                <w:ilvl w:val="0"/>
                <w:numId w:val="19"/>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thêm mới khách hàng</w:t>
            </w:r>
          </w:p>
        </w:tc>
      </w:tr>
      <w:tr w:rsidR="001F1189" w:rsidRPr="00C60B13" w14:paraId="3A40C5E4" w14:textId="77777777" w:rsidTr="0006448D">
        <w:trPr>
          <w:trHeight w:val="398"/>
        </w:trPr>
        <w:tc>
          <w:tcPr>
            <w:tcW w:w="562" w:type="dxa"/>
          </w:tcPr>
          <w:p w14:paraId="78D17735"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16D72F02"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khách hàng</w:t>
            </w:r>
          </w:p>
        </w:tc>
        <w:tc>
          <w:tcPr>
            <w:tcW w:w="5762" w:type="dxa"/>
          </w:tcPr>
          <w:p w14:paraId="583311DA" w14:textId="77777777" w:rsidR="001F1189" w:rsidRPr="00C60B13" w:rsidRDefault="0067505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Thực hiện nhập thông tin các trường trên form tạo khách hàng</w:t>
            </w:r>
          </w:p>
        </w:tc>
      </w:tr>
      <w:tr w:rsidR="001F1189" w:rsidRPr="00C60B13" w14:paraId="30E637E8" w14:textId="77777777" w:rsidTr="0006448D">
        <w:trPr>
          <w:trHeight w:val="398"/>
        </w:trPr>
        <w:tc>
          <w:tcPr>
            <w:tcW w:w="562" w:type="dxa"/>
          </w:tcPr>
          <w:p w14:paraId="61F492AB"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7EAB97F6"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2" w:type="dxa"/>
          </w:tcPr>
          <w:p w14:paraId="17F1C383" w14:textId="77777777"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w:t>
            </w:r>
            <w:r w:rsidR="002B16E1" w:rsidRPr="00C60B13">
              <w:rPr>
                <w:rFonts w:ascii="Times New Roman" w:hAnsi="Times New Roman" w:cs="Times New Roman"/>
                <w:sz w:val="28"/>
                <w:szCs w:val="28"/>
              </w:rPr>
              <w:t>dữ liệu khách hàng</w:t>
            </w:r>
          </w:p>
        </w:tc>
      </w:tr>
      <w:tr w:rsidR="001F1189" w:rsidRPr="00C60B13" w14:paraId="61DE0C07" w14:textId="77777777" w:rsidTr="0006448D">
        <w:trPr>
          <w:trHeight w:val="381"/>
        </w:trPr>
        <w:tc>
          <w:tcPr>
            <w:tcW w:w="562" w:type="dxa"/>
          </w:tcPr>
          <w:p w14:paraId="0AFB856B"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14:paraId="6E3A0DF2"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14:paraId="4435DFF8" w14:textId="77777777"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thông báo</w:t>
            </w:r>
            <w:r w:rsidR="00204169" w:rsidRPr="00C60B13">
              <w:rPr>
                <w:rFonts w:ascii="Times New Roman" w:hAnsi="Times New Roman" w:cs="Times New Roman"/>
                <w:sz w:val="28"/>
                <w:szCs w:val="28"/>
              </w:rPr>
              <w:t>:</w:t>
            </w:r>
            <w:r w:rsidRPr="00C60B13">
              <w:rPr>
                <w:rFonts w:ascii="Times New Roman" w:hAnsi="Times New Roman" w:cs="Times New Roman"/>
                <w:sz w:val="28"/>
                <w:szCs w:val="28"/>
              </w:rPr>
              <w:t xml:space="preserve"> </w:t>
            </w:r>
            <w:r w:rsidR="006141E4" w:rsidRPr="00C60B13">
              <w:rPr>
                <w:rFonts w:ascii="Times New Roman" w:hAnsi="Times New Roman" w:cs="Times New Roman"/>
                <w:sz w:val="28"/>
                <w:szCs w:val="28"/>
              </w:rPr>
              <w:t>mã k</w:t>
            </w:r>
            <w:r w:rsidR="00B667C1" w:rsidRPr="00C60B13">
              <w:rPr>
                <w:rFonts w:ascii="Times New Roman" w:hAnsi="Times New Roman" w:cs="Times New Roman"/>
                <w:sz w:val="28"/>
                <w:szCs w:val="28"/>
              </w:rPr>
              <w:t>hách</w:t>
            </w:r>
            <w:r w:rsidRPr="00C60B13">
              <w:rPr>
                <w:rFonts w:ascii="Times New Roman" w:hAnsi="Times New Roman" w:cs="Times New Roman"/>
                <w:sz w:val="28"/>
                <w:szCs w:val="28"/>
              </w:rPr>
              <w:t xml:space="preserve"> hàng </w:t>
            </w:r>
            <w:r w:rsidR="006141E4" w:rsidRPr="00C60B13">
              <w:rPr>
                <w:rFonts w:ascii="Times New Roman" w:hAnsi="Times New Roman" w:cs="Times New Roman"/>
                <w:sz w:val="28"/>
                <w:szCs w:val="28"/>
              </w:rPr>
              <w:t>+‘</w:t>
            </w:r>
            <w:r w:rsidRPr="00C60B13">
              <w:rPr>
                <w:rFonts w:ascii="Times New Roman" w:hAnsi="Times New Roman" w:cs="Times New Roman"/>
                <w:sz w:val="28"/>
                <w:szCs w:val="28"/>
              </w:rPr>
              <w:t>đã được thêm mới’</w:t>
            </w:r>
          </w:p>
        </w:tc>
      </w:tr>
      <w:tr w:rsidR="001F1189" w:rsidRPr="00C60B13" w14:paraId="5B7B55E9" w14:textId="77777777" w:rsidTr="0006448D">
        <w:trPr>
          <w:trHeight w:val="398"/>
        </w:trPr>
        <w:tc>
          <w:tcPr>
            <w:tcW w:w="562" w:type="dxa"/>
          </w:tcPr>
          <w:p w14:paraId="1E8047B4"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14:paraId="3A4B9218" w14:textId="77777777" w:rsidR="001F1189" w:rsidRPr="00C60B13" w:rsidRDefault="001F118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14:paraId="0030640F" w14:textId="77777777" w:rsidR="001F1189" w:rsidRPr="00C60B13" w:rsidRDefault="001F1189" w:rsidP="00C60B13">
            <w:pPr>
              <w:pStyle w:val="ListParagraph"/>
              <w:numPr>
                <w:ilvl w:val="0"/>
                <w:numId w:val="27"/>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Lưu dữ liệu lỗi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hiên thị thông báo lỗi</w:t>
            </w:r>
          </w:p>
        </w:tc>
      </w:tr>
    </w:tbl>
    <w:p w14:paraId="259BA9E8" w14:textId="77777777" w:rsidR="009F3712" w:rsidRDefault="009F3712" w:rsidP="00C60B13">
      <w:pPr>
        <w:spacing w:line="360" w:lineRule="auto"/>
        <w:jc w:val="both"/>
        <w:rPr>
          <w:rFonts w:ascii="Times New Roman" w:hAnsi="Times New Roman" w:cs="Times New Roman"/>
          <w:sz w:val="28"/>
          <w:szCs w:val="28"/>
        </w:rPr>
      </w:pPr>
    </w:p>
    <w:p w14:paraId="5FD1FE79" w14:textId="77777777" w:rsidR="009F3712" w:rsidRDefault="009F3712">
      <w:pPr>
        <w:rPr>
          <w:rFonts w:ascii="Times New Roman" w:hAnsi="Times New Roman" w:cs="Times New Roman"/>
          <w:sz w:val="28"/>
          <w:szCs w:val="28"/>
        </w:rPr>
      </w:pPr>
      <w:r>
        <w:rPr>
          <w:rFonts w:ascii="Times New Roman" w:hAnsi="Times New Roman" w:cs="Times New Roman"/>
          <w:sz w:val="28"/>
          <w:szCs w:val="28"/>
        </w:rPr>
        <w:br w:type="page"/>
      </w:r>
    </w:p>
    <w:p w14:paraId="161C55F4" w14:textId="77777777" w:rsidR="00B07EC6" w:rsidRPr="00C60B13" w:rsidRDefault="00B07EC6"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65" w:name="_Toc6997688"/>
      <w:r w:rsidRPr="00C60B13">
        <w:rPr>
          <w:rFonts w:ascii="Times New Roman" w:hAnsi="Times New Roman" w:cs="Times New Roman"/>
          <w:b/>
          <w:color w:val="000000" w:themeColor="text1"/>
          <w:sz w:val="28"/>
          <w:szCs w:val="28"/>
          <w:shd w:val="clear" w:color="auto" w:fill="FFFFFF"/>
        </w:rPr>
        <w:lastRenderedPageBreak/>
        <w:t>3.2 Phân hệ quản lý đơn hàng.</w:t>
      </w:r>
      <w:bookmarkEnd w:id="65"/>
      <w:r w:rsidRPr="00C60B13">
        <w:rPr>
          <w:rFonts w:ascii="Times New Roman" w:hAnsi="Times New Roman" w:cs="Times New Roman"/>
          <w:b/>
          <w:color w:val="000000" w:themeColor="text1"/>
          <w:sz w:val="28"/>
          <w:szCs w:val="28"/>
          <w:shd w:val="clear" w:color="auto" w:fill="FFFFFF"/>
        </w:rPr>
        <w:t xml:space="preserve"> </w:t>
      </w:r>
    </w:p>
    <w:p w14:paraId="581A3DFE" w14:textId="77777777"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66" w:name="_Toc6997689"/>
      <w:r w:rsidRPr="00C60B13">
        <w:rPr>
          <w:rFonts w:ascii="Times New Roman" w:hAnsi="Times New Roman" w:cs="Times New Roman"/>
          <w:b/>
          <w:color w:val="000000" w:themeColor="text1"/>
          <w:sz w:val="28"/>
          <w:szCs w:val="28"/>
        </w:rPr>
        <w:t>3.2.1 Mô tả chức năng</w:t>
      </w:r>
      <w:bookmarkEnd w:id="66"/>
    </w:p>
    <w:p w14:paraId="01C916A3" w14:textId="77777777"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67" w:name="_Toc6997690"/>
      <w:r w:rsidRPr="00C60B13">
        <w:rPr>
          <w:rFonts w:ascii="Times New Roman" w:hAnsi="Times New Roman" w:cs="Times New Roman"/>
          <w:b/>
          <w:color w:val="000000" w:themeColor="text1"/>
          <w:sz w:val="28"/>
          <w:szCs w:val="28"/>
        </w:rPr>
        <w:t>3.2.2 Giao diện</w:t>
      </w:r>
      <w:bookmarkEnd w:id="67"/>
    </w:p>
    <w:p w14:paraId="1A762B22" w14:textId="77777777"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hàng</w:t>
      </w:r>
    </w:p>
    <w:p w14:paraId="42616882" w14:textId="77777777" w:rsidR="00ED6289" w:rsidRPr="00C60B13" w:rsidRDefault="00A15383" w:rsidP="00C60B13">
      <w:pPr>
        <w:keepNext/>
        <w:spacing w:line="360" w:lineRule="auto"/>
        <w:ind w:left="360"/>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4068119E" wp14:editId="73789EF5">
            <wp:extent cx="5972175" cy="3359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2175" cy="3359150"/>
                    </a:xfrm>
                    <a:prstGeom prst="rect">
                      <a:avLst/>
                    </a:prstGeom>
                  </pic:spPr>
                </pic:pic>
              </a:graphicData>
            </a:graphic>
          </wp:inline>
        </w:drawing>
      </w:r>
    </w:p>
    <w:p w14:paraId="2DF313B3" w14:textId="77777777" w:rsidR="002C0908" w:rsidRPr="00C60B13" w:rsidRDefault="00ED6289" w:rsidP="00C53B0A">
      <w:pPr>
        <w:pStyle w:val="Caption"/>
        <w:spacing w:line="360" w:lineRule="auto"/>
        <w:jc w:val="center"/>
        <w:rPr>
          <w:rFonts w:ascii="Times New Roman" w:hAnsi="Times New Roman" w:cs="Times New Roman"/>
          <w:sz w:val="28"/>
          <w:szCs w:val="28"/>
        </w:rPr>
      </w:pPr>
      <w:bookmarkStart w:id="68" w:name="_Toc699307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thêm mới đơn hàng</w:t>
      </w:r>
      <w:bookmarkEnd w:id="68"/>
    </w:p>
    <w:p w14:paraId="61479703" w14:textId="77777777" w:rsidR="00A15383" w:rsidRPr="00C60B13" w:rsidRDefault="00A153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14:paraId="127937E4" w14:textId="77777777"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 xml:space="preserve">Giao diện </w:t>
      </w:r>
      <w:r w:rsidR="00A15383" w:rsidRPr="00C60B13">
        <w:rPr>
          <w:rFonts w:ascii="Times New Roman" w:hAnsi="Times New Roman" w:cs="Times New Roman"/>
          <w:sz w:val="28"/>
          <w:szCs w:val="28"/>
        </w:rPr>
        <w:t>S</w:t>
      </w:r>
      <w:r w:rsidRPr="00C60B13">
        <w:rPr>
          <w:rFonts w:ascii="Times New Roman" w:hAnsi="Times New Roman" w:cs="Times New Roman"/>
          <w:sz w:val="28"/>
          <w:szCs w:val="28"/>
        </w:rPr>
        <w:t>ửa đơn hàng</w:t>
      </w:r>
    </w:p>
    <w:p w14:paraId="4F61EB96" w14:textId="77777777" w:rsidR="00747A31" w:rsidRPr="00C60B13" w:rsidRDefault="00A15383"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75770A06" wp14:editId="72C86D1B">
            <wp:extent cx="5971266" cy="351571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3756" cy="3558391"/>
                    </a:xfrm>
                    <a:prstGeom prst="rect">
                      <a:avLst/>
                    </a:prstGeom>
                  </pic:spPr>
                </pic:pic>
              </a:graphicData>
            </a:graphic>
          </wp:inline>
        </w:drawing>
      </w:r>
    </w:p>
    <w:p w14:paraId="7A97B773" w14:textId="77777777" w:rsidR="00DF529A" w:rsidRDefault="00747A31" w:rsidP="000A3855">
      <w:pPr>
        <w:pStyle w:val="Caption"/>
        <w:spacing w:line="360" w:lineRule="auto"/>
        <w:jc w:val="center"/>
        <w:rPr>
          <w:rFonts w:ascii="Times New Roman" w:hAnsi="Times New Roman" w:cs="Times New Roman"/>
          <w:sz w:val="28"/>
          <w:szCs w:val="28"/>
        </w:rPr>
      </w:pPr>
      <w:bookmarkStart w:id="69" w:name="_Toc699307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sửa đơn hàng</w:t>
      </w:r>
      <w:bookmarkEnd w:id="69"/>
      <w:r w:rsidR="00DF529A">
        <w:rPr>
          <w:rFonts w:ascii="Times New Roman" w:hAnsi="Times New Roman" w:cs="Times New Roman"/>
          <w:sz w:val="28"/>
          <w:szCs w:val="28"/>
        </w:rPr>
        <w:br w:type="page"/>
      </w:r>
    </w:p>
    <w:p w14:paraId="2965AE71" w14:textId="77777777" w:rsidR="00A15383" w:rsidRPr="00C60B13" w:rsidRDefault="00A15383"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xem Chi tiết đơn hàng</w:t>
      </w:r>
    </w:p>
    <w:p w14:paraId="3CE1DBAD"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E0E986D" wp14:editId="60FA4B90">
            <wp:extent cx="5972175" cy="37394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85323" cy="3810333"/>
                    </a:xfrm>
                    <a:prstGeom prst="rect">
                      <a:avLst/>
                    </a:prstGeom>
                  </pic:spPr>
                </pic:pic>
              </a:graphicData>
            </a:graphic>
          </wp:inline>
        </w:drawing>
      </w:r>
    </w:p>
    <w:p w14:paraId="3FB53F49" w14:textId="77777777" w:rsidR="009E7816" w:rsidRPr="00C60B13" w:rsidRDefault="00F307D7" w:rsidP="00DF529A">
      <w:pPr>
        <w:pStyle w:val="Caption"/>
        <w:spacing w:line="360" w:lineRule="auto"/>
        <w:jc w:val="center"/>
        <w:rPr>
          <w:rFonts w:ascii="Times New Roman" w:hAnsi="Times New Roman" w:cs="Times New Roman"/>
          <w:sz w:val="28"/>
          <w:szCs w:val="28"/>
        </w:rPr>
      </w:pPr>
      <w:bookmarkStart w:id="70" w:name="_Toc6993074"/>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70"/>
    </w:p>
    <w:p w14:paraId="27499948" w14:textId="77777777" w:rsidR="00A15383" w:rsidRPr="00C60B13" w:rsidRDefault="002D7A2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br w:type="page"/>
      </w:r>
    </w:p>
    <w:p w14:paraId="4D8A16C1" w14:textId="77777777"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hàng</w:t>
      </w:r>
    </w:p>
    <w:p w14:paraId="4597BB69"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7D31B577" wp14:editId="770B947B">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88050" cy="2969436"/>
                    </a:xfrm>
                    <a:prstGeom prst="rect">
                      <a:avLst/>
                    </a:prstGeom>
                  </pic:spPr>
                </pic:pic>
              </a:graphicData>
            </a:graphic>
          </wp:inline>
        </w:drawing>
      </w:r>
    </w:p>
    <w:p w14:paraId="68FD880E" w14:textId="77777777" w:rsidR="005255FB" w:rsidRPr="00C60B13" w:rsidRDefault="00F307D7" w:rsidP="00C60B13">
      <w:pPr>
        <w:pStyle w:val="Caption"/>
        <w:spacing w:line="360" w:lineRule="auto"/>
        <w:jc w:val="both"/>
        <w:rPr>
          <w:rFonts w:ascii="Times New Roman" w:hAnsi="Times New Roman" w:cs="Times New Roman"/>
          <w:sz w:val="28"/>
          <w:szCs w:val="28"/>
        </w:rPr>
      </w:pPr>
      <w:bookmarkStart w:id="71" w:name="_Toc6993075"/>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14</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Giao diện danh sách đơn hàng</w:t>
      </w:r>
      <w:bookmarkEnd w:id="71"/>
    </w:p>
    <w:p w14:paraId="615963EA" w14:textId="77777777"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Thêm mới đơn trả hàng</w:t>
      </w:r>
    </w:p>
    <w:p w14:paraId="3D5AF840"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124C3570" wp14:editId="10AABBD1">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2175" cy="3359150"/>
                    </a:xfrm>
                    <a:prstGeom prst="rect">
                      <a:avLst/>
                    </a:prstGeom>
                  </pic:spPr>
                </pic:pic>
              </a:graphicData>
            </a:graphic>
          </wp:inline>
        </w:drawing>
      </w:r>
    </w:p>
    <w:p w14:paraId="65F28CD5" w14:textId="77777777" w:rsidR="00CB6880" w:rsidRPr="00C60B13" w:rsidRDefault="00F307D7" w:rsidP="00B64E50">
      <w:pPr>
        <w:pStyle w:val="Caption"/>
        <w:spacing w:line="360" w:lineRule="auto"/>
        <w:jc w:val="center"/>
        <w:rPr>
          <w:rFonts w:ascii="Times New Roman" w:hAnsi="Times New Roman" w:cs="Times New Roman"/>
          <w:sz w:val="28"/>
          <w:szCs w:val="28"/>
        </w:rPr>
      </w:pPr>
      <w:bookmarkStart w:id="72" w:name="_Toc6993076"/>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15</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trả hàng</w:t>
      </w:r>
      <w:bookmarkEnd w:id="72"/>
    </w:p>
    <w:p w14:paraId="2511C290" w14:textId="77777777"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Chi tiết đơn trả hàng</w:t>
      </w:r>
    </w:p>
    <w:p w14:paraId="3561D977"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0F40843" wp14:editId="2CEDA2D2">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86015" cy="2872672"/>
                    </a:xfrm>
                    <a:prstGeom prst="rect">
                      <a:avLst/>
                    </a:prstGeom>
                  </pic:spPr>
                </pic:pic>
              </a:graphicData>
            </a:graphic>
          </wp:inline>
        </w:drawing>
      </w:r>
    </w:p>
    <w:p w14:paraId="05E08B31" w14:textId="77777777" w:rsidR="00F93A30" w:rsidRPr="00C60B13" w:rsidRDefault="00F307D7" w:rsidP="00B64E50">
      <w:pPr>
        <w:pStyle w:val="Caption"/>
        <w:spacing w:line="360" w:lineRule="auto"/>
        <w:jc w:val="center"/>
        <w:rPr>
          <w:rFonts w:ascii="Times New Roman" w:hAnsi="Times New Roman" w:cs="Times New Roman"/>
          <w:sz w:val="28"/>
          <w:szCs w:val="28"/>
        </w:rPr>
      </w:pPr>
      <w:bookmarkStart w:id="73" w:name="_Toc6993077"/>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16</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hàng</w:t>
      </w:r>
      <w:bookmarkEnd w:id="73"/>
    </w:p>
    <w:p w14:paraId="12488BEE" w14:textId="77777777"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đơn trả hàng</w:t>
      </w:r>
    </w:p>
    <w:p w14:paraId="042CD4A0"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338C19C6" wp14:editId="20C58AD9">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175" cy="3359150"/>
                    </a:xfrm>
                    <a:prstGeom prst="rect">
                      <a:avLst/>
                    </a:prstGeom>
                  </pic:spPr>
                </pic:pic>
              </a:graphicData>
            </a:graphic>
          </wp:inline>
        </w:drawing>
      </w:r>
    </w:p>
    <w:p w14:paraId="46E5A337" w14:textId="77777777" w:rsidR="00721706" w:rsidRPr="00C60B13" w:rsidRDefault="00F307D7" w:rsidP="006F17A4">
      <w:pPr>
        <w:pStyle w:val="Caption"/>
        <w:spacing w:line="360" w:lineRule="auto"/>
        <w:jc w:val="center"/>
        <w:rPr>
          <w:rFonts w:ascii="Times New Roman" w:hAnsi="Times New Roman" w:cs="Times New Roman"/>
          <w:sz w:val="28"/>
          <w:szCs w:val="28"/>
        </w:rPr>
      </w:pPr>
      <w:bookmarkStart w:id="74" w:name="_Toc699307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trả hàng</w:t>
      </w:r>
      <w:bookmarkEnd w:id="74"/>
    </w:p>
    <w:p w14:paraId="72B34B72" w14:textId="77777777"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đơn giao hàng</w:t>
      </w:r>
    </w:p>
    <w:p w14:paraId="636245C7"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56C74B8" wp14:editId="3CC69CC9">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2200" cy="3021218"/>
                    </a:xfrm>
                    <a:prstGeom prst="rect">
                      <a:avLst/>
                    </a:prstGeom>
                  </pic:spPr>
                </pic:pic>
              </a:graphicData>
            </a:graphic>
          </wp:inline>
        </w:drawing>
      </w:r>
    </w:p>
    <w:p w14:paraId="4C1BDCC0" w14:textId="77777777" w:rsidR="009E68EE" w:rsidRPr="00C60B13" w:rsidRDefault="00F307D7" w:rsidP="00991BDF">
      <w:pPr>
        <w:pStyle w:val="Caption"/>
        <w:spacing w:line="360" w:lineRule="auto"/>
        <w:jc w:val="center"/>
        <w:rPr>
          <w:rFonts w:ascii="Times New Roman" w:hAnsi="Times New Roman" w:cs="Times New Roman"/>
          <w:sz w:val="28"/>
          <w:szCs w:val="28"/>
        </w:rPr>
      </w:pPr>
      <w:bookmarkStart w:id="75" w:name="_Toc6993079"/>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18</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đơn giao hàng</w:t>
      </w:r>
      <w:bookmarkEnd w:id="75"/>
    </w:p>
    <w:p w14:paraId="63F09C72" w14:textId="77777777" w:rsidR="001C2DF2" w:rsidRPr="00C60B13" w:rsidRDefault="001C2DF2"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Giao diện </w:t>
      </w:r>
      <w:r w:rsidR="00CE7589" w:rsidRPr="00C60B13">
        <w:rPr>
          <w:rFonts w:ascii="Times New Roman" w:hAnsi="Times New Roman" w:cs="Times New Roman"/>
          <w:sz w:val="28"/>
          <w:szCs w:val="28"/>
        </w:rPr>
        <w:t>C</w:t>
      </w:r>
      <w:r w:rsidRPr="00C60B13">
        <w:rPr>
          <w:rFonts w:ascii="Times New Roman" w:hAnsi="Times New Roman" w:cs="Times New Roman"/>
          <w:sz w:val="28"/>
          <w:szCs w:val="28"/>
        </w:rPr>
        <w:t>hi tiết đơn giao hàng</w:t>
      </w:r>
    </w:p>
    <w:p w14:paraId="20AEB46E"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A799666" wp14:editId="158B968E">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7265" cy="3223616"/>
                    </a:xfrm>
                    <a:prstGeom prst="rect">
                      <a:avLst/>
                    </a:prstGeom>
                  </pic:spPr>
                </pic:pic>
              </a:graphicData>
            </a:graphic>
          </wp:inline>
        </w:drawing>
      </w:r>
    </w:p>
    <w:p w14:paraId="694CB2D4" w14:textId="77777777" w:rsidR="00A05F18" w:rsidRPr="00C60B13" w:rsidRDefault="00F307D7" w:rsidP="00991BDF">
      <w:pPr>
        <w:pStyle w:val="Caption"/>
        <w:spacing w:line="360" w:lineRule="auto"/>
        <w:jc w:val="center"/>
        <w:rPr>
          <w:rFonts w:ascii="Times New Roman" w:hAnsi="Times New Roman" w:cs="Times New Roman"/>
          <w:sz w:val="28"/>
          <w:szCs w:val="28"/>
        </w:rPr>
      </w:pPr>
      <w:bookmarkStart w:id="76" w:name="_Toc6993080"/>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19</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chi tiết đơn giao hàng</w:t>
      </w:r>
      <w:bookmarkEnd w:id="76"/>
    </w:p>
    <w:p w14:paraId="3E756B2C" w14:textId="77777777" w:rsidR="00AC5BFF" w:rsidRPr="00C60B13" w:rsidRDefault="00AC5BFF"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Danh sách đơn giao hàng</w:t>
      </w:r>
    </w:p>
    <w:p w14:paraId="399D5000"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271B94B6" wp14:editId="6824DCC3">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2069" cy="3158070"/>
                    </a:xfrm>
                    <a:prstGeom prst="rect">
                      <a:avLst/>
                    </a:prstGeom>
                  </pic:spPr>
                </pic:pic>
              </a:graphicData>
            </a:graphic>
          </wp:inline>
        </w:drawing>
      </w:r>
    </w:p>
    <w:p w14:paraId="6312E1BF" w14:textId="77777777" w:rsidR="00A47494" w:rsidRPr="00C60B13" w:rsidRDefault="00F307D7" w:rsidP="00D31CD2">
      <w:pPr>
        <w:pStyle w:val="Caption"/>
        <w:spacing w:line="360" w:lineRule="auto"/>
        <w:jc w:val="center"/>
        <w:rPr>
          <w:rFonts w:ascii="Times New Roman" w:hAnsi="Times New Roman" w:cs="Times New Roman"/>
          <w:sz w:val="28"/>
          <w:szCs w:val="28"/>
        </w:rPr>
      </w:pPr>
      <w:bookmarkStart w:id="77" w:name="_Toc699308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đơn giao hàng</w:t>
      </w:r>
      <w:bookmarkEnd w:id="77"/>
    </w:p>
    <w:p w14:paraId="666B3CBE" w14:textId="77777777" w:rsidR="006F24B7" w:rsidRPr="00C60B13" w:rsidRDefault="006F24B7"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Giao diện Danh sách đối tác vận chuyển</w:t>
      </w:r>
    </w:p>
    <w:p w14:paraId="3B06357E" w14:textId="77777777" w:rsidR="00F307D7"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9360C17" wp14:editId="597AB3BB">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5470" cy="3127061"/>
                    </a:xfrm>
                    <a:prstGeom prst="rect">
                      <a:avLst/>
                    </a:prstGeom>
                  </pic:spPr>
                </pic:pic>
              </a:graphicData>
            </a:graphic>
          </wp:inline>
        </w:drawing>
      </w:r>
    </w:p>
    <w:p w14:paraId="783EEEE6" w14:textId="77777777" w:rsidR="001A6E67" w:rsidRPr="00C60B13" w:rsidRDefault="00F307D7" w:rsidP="00D31CD2">
      <w:pPr>
        <w:pStyle w:val="Caption"/>
        <w:spacing w:line="360" w:lineRule="auto"/>
        <w:jc w:val="center"/>
        <w:rPr>
          <w:rFonts w:ascii="Times New Roman" w:hAnsi="Times New Roman" w:cs="Times New Roman"/>
          <w:sz w:val="28"/>
          <w:szCs w:val="28"/>
        </w:rPr>
      </w:pPr>
      <w:bookmarkStart w:id="78" w:name="_Toc6993082"/>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21</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danh sách đối tác vận chuyển</w:t>
      </w:r>
      <w:bookmarkEnd w:id="78"/>
    </w:p>
    <w:p w14:paraId="215FDC60" w14:textId="77777777" w:rsidR="002D7A2E" w:rsidRPr="00C60B13" w:rsidRDefault="002D7A2E"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Giao diện Thêm mới đối tác vận chuyển</w:t>
      </w:r>
    </w:p>
    <w:p w14:paraId="75961B39" w14:textId="77777777" w:rsidR="00F27CCF" w:rsidRPr="00C60B13" w:rsidRDefault="002D7A2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534E03EB" wp14:editId="72F9394A">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3359150"/>
                    </a:xfrm>
                    <a:prstGeom prst="rect">
                      <a:avLst/>
                    </a:prstGeom>
                  </pic:spPr>
                </pic:pic>
              </a:graphicData>
            </a:graphic>
          </wp:inline>
        </w:drawing>
      </w:r>
    </w:p>
    <w:p w14:paraId="1A9F5D6F" w14:textId="77777777" w:rsidR="00DF6A4D" w:rsidRPr="00C60B13" w:rsidRDefault="00F27CCF" w:rsidP="00C15637">
      <w:pPr>
        <w:pStyle w:val="Caption"/>
        <w:spacing w:line="360" w:lineRule="auto"/>
        <w:jc w:val="center"/>
        <w:rPr>
          <w:rFonts w:ascii="Times New Roman" w:hAnsi="Times New Roman" w:cs="Times New Roman"/>
          <w:sz w:val="28"/>
          <w:szCs w:val="28"/>
        </w:rPr>
      </w:pPr>
      <w:bookmarkStart w:id="79" w:name="_Toc6993083"/>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22</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Giao diện thêm mới đối tác vận chuyển</w:t>
      </w:r>
      <w:bookmarkEnd w:id="79"/>
    </w:p>
    <w:p w14:paraId="6ED02B63" w14:textId="77777777" w:rsidR="00B02D99" w:rsidRDefault="00B02D9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31D5A6B" w14:textId="77777777" w:rsidR="001012AC" w:rsidRPr="00C60B13" w:rsidRDefault="001012AC" w:rsidP="00C60B13">
      <w:pPr>
        <w:pStyle w:val="Heading3"/>
        <w:spacing w:line="360" w:lineRule="auto"/>
        <w:jc w:val="both"/>
        <w:rPr>
          <w:rFonts w:ascii="Times New Roman" w:hAnsi="Times New Roman" w:cs="Times New Roman"/>
          <w:b/>
          <w:color w:val="000000" w:themeColor="text1"/>
          <w:sz w:val="28"/>
          <w:szCs w:val="28"/>
        </w:rPr>
      </w:pPr>
      <w:bookmarkStart w:id="80" w:name="_Toc6997691"/>
      <w:r w:rsidRPr="00C60B13">
        <w:rPr>
          <w:rFonts w:ascii="Times New Roman" w:hAnsi="Times New Roman" w:cs="Times New Roman"/>
          <w:b/>
          <w:color w:val="000000" w:themeColor="text1"/>
          <w:sz w:val="28"/>
          <w:szCs w:val="28"/>
        </w:rPr>
        <w:lastRenderedPageBreak/>
        <w:t>3.2.</w:t>
      </w:r>
      <w:r w:rsidR="000028C9" w:rsidRPr="00C60B13">
        <w:rPr>
          <w:rFonts w:ascii="Times New Roman" w:hAnsi="Times New Roman" w:cs="Times New Roman"/>
          <w:b/>
          <w:color w:val="000000" w:themeColor="text1"/>
          <w:sz w:val="28"/>
          <w:szCs w:val="28"/>
        </w:rPr>
        <w:t>3</w:t>
      </w:r>
      <w:r w:rsidRPr="00C60B13">
        <w:rPr>
          <w:rFonts w:ascii="Times New Roman" w:hAnsi="Times New Roman" w:cs="Times New Roman"/>
          <w:b/>
          <w:color w:val="000000" w:themeColor="text1"/>
          <w:sz w:val="28"/>
          <w:szCs w:val="28"/>
        </w:rPr>
        <w:t xml:space="preserve"> Sơ đồ hoạt động</w:t>
      </w:r>
      <w:bookmarkEnd w:id="80"/>
    </w:p>
    <w:p w14:paraId="5822929C" w14:textId="77777777"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a. Thêm mới đơn</w:t>
      </w:r>
      <w:r w:rsidR="005C6B4F" w:rsidRPr="00C60B13">
        <w:rPr>
          <w:rFonts w:ascii="Times New Roman" w:hAnsi="Times New Roman" w:cs="Times New Roman"/>
          <w:b/>
          <w:sz w:val="28"/>
          <w:szCs w:val="28"/>
        </w:rPr>
        <w:t xml:space="preserve"> đặt</w:t>
      </w:r>
      <w:r w:rsidRPr="00C60B13">
        <w:rPr>
          <w:rFonts w:ascii="Times New Roman" w:hAnsi="Times New Roman" w:cs="Times New Roman"/>
          <w:b/>
          <w:sz w:val="28"/>
          <w:szCs w:val="28"/>
        </w:rPr>
        <w:t xml:space="preserve"> hàng</w:t>
      </w:r>
    </w:p>
    <w:p w14:paraId="415F5F69" w14:textId="77777777"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14:paraId="02DC18D6" w14:textId="77777777" w:rsidR="0005571B" w:rsidRPr="00C60B13" w:rsidRDefault="0061610C"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0464" behindDoc="0" locked="0" layoutInCell="1" allowOverlap="1" wp14:anchorId="5E17D3CD" wp14:editId="53254C7E">
                <wp:simplePos x="0" y="0"/>
                <wp:positionH relativeFrom="column">
                  <wp:posOffset>250190</wp:posOffset>
                </wp:positionH>
                <wp:positionV relativeFrom="paragraph">
                  <wp:posOffset>5894705</wp:posOffset>
                </wp:positionV>
                <wp:extent cx="5471795"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67100DB3" w14:textId="77777777" w:rsidR="00170BB6" w:rsidRPr="00B30073" w:rsidRDefault="00170BB6"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17D3CD" id="Text Box 67" o:spid="_x0000_s1032" type="#_x0000_t202" style="position:absolute;left:0;text-align:left;margin-left:19.7pt;margin-top:464.15pt;width:430.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AhZLwIAAGY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BSpAhZLwIAAGYEAAAOAAAAAAAAAAAAAAAAAC4C&#10;AABkcnMvZTJvRG9jLnhtbFBLAQItABQABgAIAAAAIQBFCXml4AAAAAoBAAAPAAAAAAAAAAAAAAAA&#10;AIkEAABkcnMvZG93bnJldi54bWxQSwUGAAAAAAQABADzAAAAlgUAAAAA&#10;" stroked="f">
                <v:textbox style="mso-fit-shape-to-text:t" inset="0,0,0,0">
                  <w:txbxContent>
                    <w:p w14:paraId="67100DB3" w14:textId="77777777" w:rsidR="00170BB6" w:rsidRPr="00B30073" w:rsidRDefault="00170BB6" w:rsidP="00B30073">
                      <w:pPr>
                        <w:pStyle w:val="Caption"/>
                        <w:jc w:val="center"/>
                        <w:rPr>
                          <w:rFonts w:ascii="Times New Roman" w:hAnsi="Times New Roman" w:cs="Times New Roman"/>
                          <w:noProof/>
                          <w:color w:val="000000" w:themeColor="text1"/>
                          <w:sz w:val="26"/>
                          <w:szCs w:val="26"/>
                        </w:rPr>
                      </w:pPr>
                      <w:r w:rsidRPr="00B30073">
                        <w:rPr>
                          <w:rFonts w:ascii="Times New Roman" w:hAnsi="Times New Roman" w:cs="Times New Roman"/>
                          <w:color w:val="000000" w:themeColor="text1"/>
                          <w:sz w:val="26"/>
                          <w:szCs w:val="26"/>
                        </w:rPr>
                        <w:t>Hình 3.2.12 Sơ đồ hoạt động - thêm mới đơn đặt hàng</w:t>
                      </w:r>
                    </w:p>
                  </w:txbxContent>
                </v:textbox>
                <w10:wrap type="topAndBottom"/>
              </v:shape>
            </w:pict>
          </mc:Fallback>
        </mc:AlternateContent>
      </w:r>
      <w:r w:rsidR="00F27CCF" w:rsidRPr="00C60B13">
        <w:rPr>
          <w:rFonts w:ascii="Times New Roman" w:hAnsi="Times New Roman" w:cs="Times New Roman"/>
          <w:noProof/>
          <w:sz w:val="28"/>
          <w:szCs w:val="28"/>
        </w:rPr>
        <mc:AlternateContent>
          <mc:Choice Requires="wps">
            <w:drawing>
              <wp:anchor distT="0" distB="0" distL="114300" distR="114300" simplePos="0" relativeHeight="251730944" behindDoc="0" locked="0" layoutInCell="1" allowOverlap="1" wp14:anchorId="58F462A0" wp14:editId="327880B2">
                <wp:simplePos x="0" y="0"/>
                <wp:positionH relativeFrom="column">
                  <wp:posOffset>250190</wp:posOffset>
                </wp:positionH>
                <wp:positionV relativeFrom="paragraph">
                  <wp:posOffset>5894705</wp:posOffset>
                </wp:positionV>
                <wp:extent cx="5471795" cy="635"/>
                <wp:effectExtent l="0" t="0" r="0" b="0"/>
                <wp:wrapTopAndBottom/>
                <wp:docPr id="76" name="Text Box 76"/>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579181F2" w14:textId="77777777" w:rsidR="00170BB6" w:rsidRPr="003011CE" w:rsidRDefault="00170BB6" w:rsidP="00311F99">
                            <w:pPr>
                              <w:pStyle w:val="Caption"/>
                              <w:jc w:val="center"/>
                              <w:rPr>
                                <w:noProof/>
                              </w:rPr>
                            </w:pPr>
                            <w:bookmarkStart w:id="81" w:name="_Toc6993084"/>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F462A0" id="Text Box 76" o:spid="_x0000_s1033" type="#_x0000_t202" style="position:absolute;left:0;text-align:left;margin-left:19.7pt;margin-top:464.15pt;width:430.8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" stroked="f">
                <v:textbox style="mso-fit-shape-to-text:t" inset="0,0,0,0">
                  <w:txbxContent>
                    <w:p w14:paraId="579181F2" w14:textId="77777777" w:rsidR="00170BB6" w:rsidRPr="003011CE" w:rsidRDefault="00170BB6" w:rsidP="00311F99">
                      <w:pPr>
                        <w:pStyle w:val="Caption"/>
                        <w:jc w:val="center"/>
                        <w:rPr>
                          <w:noProof/>
                        </w:rPr>
                      </w:pPr>
                      <w:bookmarkStart w:id="82" w:name="_Toc6993084"/>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23</w:t>
                      </w:r>
                      <w:r w:rsidRPr="00311F99">
                        <w:rPr>
                          <w:rFonts w:ascii="Times New Roman" w:hAnsi="Times New Roman" w:cs="Times New Roman"/>
                          <w:color w:val="000000" w:themeColor="text1"/>
                          <w:sz w:val="26"/>
                          <w:szCs w:val="26"/>
                        </w:rPr>
                        <w:fldChar w:fldCharType="end"/>
                      </w:r>
                      <w:r w:rsidRPr="00311F99">
                        <w:rPr>
                          <w:color w:val="000000" w:themeColor="text1"/>
                        </w:rPr>
                        <w:t xml:space="preserve"> </w:t>
                      </w:r>
                      <w:r w:rsidRPr="00B30073">
                        <w:rPr>
                          <w:rFonts w:ascii="Times New Roman" w:hAnsi="Times New Roman" w:cs="Times New Roman"/>
                          <w:color w:val="000000" w:themeColor="text1"/>
                          <w:sz w:val="26"/>
                          <w:szCs w:val="26"/>
                        </w:rPr>
                        <w:t>Sơ đồ hoạt động - thêm mới đơn đặt hàng</w:t>
                      </w:r>
                      <w:bookmarkEnd w:id="82"/>
                    </w:p>
                  </w:txbxContent>
                </v:textbox>
                <w10:wrap type="topAndBottom"/>
              </v:shape>
            </w:pict>
          </mc:Fallback>
        </mc:AlternateContent>
      </w:r>
      <w:r w:rsidR="00221A20" w:rsidRPr="00C60B13">
        <w:rPr>
          <w:rFonts w:ascii="Times New Roman" w:hAnsi="Times New Roman" w:cs="Times New Roman"/>
          <w:noProof/>
          <w:sz w:val="28"/>
          <w:szCs w:val="28"/>
        </w:rPr>
        <w:drawing>
          <wp:anchor distT="0" distB="0" distL="114300" distR="114300" simplePos="0" relativeHeight="251697152" behindDoc="0" locked="0" layoutInCell="1" allowOverlap="1" wp14:anchorId="53EE0E12" wp14:editId="6E9EA778">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14:paraId="50B18D7A" w14:textId="77777777" w:rsidR="00596315" w:rsidRDefault="00596315">
      <w:pPr>
        <w:rPr>
          <w:rFonts w:ascii="Times New Roman" w:hAnsi="Times New Roman" w:cs="Times New Roman"/>
          <w:sz w:val="28"/>
          <w:szCs w:val="28"/>
        </w:rPr>
      </w:pPr>
      <w:r>
        <w:rPr>
          <w:rFonts w:ascii="Times New Roman" w:hAnsi="Times New Roman" w:cs="Times New Roman"/>
          <w:sz w:val="28"/>
          <w:szCs w:val="28"/>
        </w:rPr>
        <w:br w:type="page"/>
      </w:r>
    </w:p>
    <w:p w14:paraId="468D62F4" w14:textId="77777777" w:rsidR="00D911BC" w:rsidRPr="00C60B13" w:rsidRDefault="00D911BC" w:rsidP="00C60B13">
      <w:pPr>
        <w:pStyle w:val="ListParagraph"/>
        <w:numPr>
          <w:ilvl w:val="0"/>
          <w:numId w:val="1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6448D" w:rsidRPr="00C60B13" w14:paraId="10E4E6CC" w14:textId="77777777" w:rsidTr="0006448D">
        <w:trPr>
          <w:trHeight w:val="398"/>
        </w:trPr>
        <w:tc>
          <w:tcPr>
            <w:tcW w:w="562" w:type="dxa"/>
            <w:shd w:val="clear" w:color="auto" w:fill="F2F2F2" w:themeFill="background1" w:themeFillShade="F2"/>
          </w:tcPr>
          <w:p w14:paraId="391A0F1F" w14:textId="77777777"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37C2E1FE" w14:textId="77777777"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14:paraId="4A649CEC" w14:textId="77777777" w:rsidR="0006448D" w:rsidRPr="00C60B13" w:rsidRDefault="0006448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6448D" w:rsidRPr="00C60B13" w14:paraId="23A66B94" w14:textId="77777777" w:rsidTr="0006448D">
        <w:trPr>
          <w:trHeight w:val="381"/>
        </w:trPr>
        <w:tc>
          <w:tcPr>
            <w:tcW w:w="562" w:type="dxa"/>
          </w:tcPr>
          <w:p w14:paraId="3876EA84" w14:textId="77777777"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450F8B97" w14:textId="77777777"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nút tạo đơn hàng</w:t>
            </w:r>
          </w:p>
        </w:tc>
        <w:tc>
          <w:tcPr>
            <w:tcW w:w="5762" w:type="dxa"/>
          </w:tcPr>
          <w:p w14:paraId="006AFE32" w14:textId="77777777" w:rsidR="0006448D" w:rsidRPr="00C60B13" w:rsidRDefault="009D2084"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trang chủ Click button tạo đơn hàng</w:t>
            </w:r>
          </w:p>
        </w:tc>
      </w:tr>
      <w:tr w:rsidR="0006448D" w:rsidRPr="00C60B13" w14:paraId="4FEE9376" w14:textId="77777777" w:rsidTr="0006448D">
        <w:trPr>
          <w:trHeight w:val="398"/>
        </w:trPr>
        <w:tc>
          <w:tcPr>
            <w:tcW w:w="562" w:type="dxa"/>
          </w:tcPr>
          <w:p w14:paraId="4279D513" w14:textId="77777777"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56F003BE" w14:textId="77777777" w:rsidR="0006448D" w:rsidRPr="00C60B13" w:rsidRDefault="00221A20"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14:paraId="50CC7D45" w14:textId="77777777" w:rsidR="0006448D" w:rsidRPr="00C60B13" w:rsidRDefault="00481D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tạo đơn hàng nhập thông tin đơn hàng: chọn sản phẩm, chọn khách hàng, chọn khuyến mại nếu có, nhập thông tin triết khấu cho từng sản phẩm hoặc triết khấu theo đơn hàng</w:t>
            </w:r>
            <w:r w:rsidR="00304484" w:rsidRPr="00C60B13">
              <w:rPr>
                <w:rFonts w:ascii="Times New Roman" w:hAnsi="Times New Roman" w:cs="Times New Roman"/>
                <w:sz w:val="28"/>
                <w:szCs w:val="28"/>
              </w:rPr>
              <w:t>, nhập thông tin phí giao hàng</w:t>
            </w:r>
          </w:p>
        </w:tc>
      </w:tr>
      <w:tr w:rsidR="0006448D" w:rsidRPr="00C60B13" w14:paraId="1903F360" w14:textId="77777777" w:rsidTr="0006448D">
        <w:trPr>
          <w:trHeight w:val="398"/>
        </w:trPr>
        <w:tc>
          <w:tcPr>
            <w:tcW w:w="562" w:type="dxa"/>
          </w:tcPr>
          <w:p w14:paraId="0E9BF614" w14:textId="77777777"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103C1970" w14:textId="77777777"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A206BA" w:rsidRPr="00C60B13">
              <w:rPr>
                <w:rFonts w:ascii="Times New Roman" w:hAnsi="Times New Roman" w:cs="Times New Roman"/>
                <w:sz w:val="28"/>
                <w:szCs w:val="28"/>
              </w:rPr>
              <w:t>Đặt hàng</w:t>
            </w:r>
          </w:p>
        </w:tc>
        <w:tc>
          <w:tcPr>
            <w:tcW w:w="5762" w:type="dxa"/>
          </w:tcPr>
          <w:p w14:paraId="6CA88BB1" w14:textId="77777777" w:rsidR="0006448D" w:rsidRPr="00C60B13" w:rsidRDefault="00DE1C6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button đặt hàng</w:t>
            </w:r>
            <w:r w:rsidR="00C03032" w:rsidRPr="00C60B13">
              <w:rPr>
                <w:rFonts w:ascii="Times New Roman" w:hAnsi="Times New Roman" w:cs="Times New Roman"/>
                <w:sz w:val="28"/>
                <w:szCs w:val="28"/>
              </w:rPr>
              <w:t xml:space="preserve"> </w:t>
            </w:r>
            <w:r w:rsidR="00C03032" w:rsidRPr="00C60B13">
              <w:rPr>
                <w:rFonts w:ascii="Times New Roman" w:hAnsi="Times New Roman" w:cs="Times New Roman"/>
                <w:sz w:val="28"/>
                <w:szCs w:val="28"/>
              </w:rPr>
              <w:sym w:font="Wingdings" w:char="F0E0"/>
            </w:r>
            <w:r w:rsidR="00C03032" w:rsidRPr="00C60B13">
              <w:rPr>
                <w:rFonts w:ascii="Times New Roman" w:hAnsi="Times New Roman" w:cs="Times New Roman"/>
                <w:sz w:val="28"/>
                <w:szCs w:val="28"/>
              </w:rPr>
              <w:t xml:space="preserve"> thực hiện lưu dữ liệu đơn hàng</w:t>
            </w:r>
          </w:p>
        </w:tc>
      </w:tr>
      <w:tr w:rsidR="0006448D" w:rsidRPr="00C60B13" w14:paraId="72B46CEB" w14:textId="77777777" w:rsidTr="0006448D">
        <w:trPr>
          <w:trHeight w:val="381"/>
        </w:trPr>
        <w:tc>
          <w:tcPr>
            <w:tcW w:w="562" w:type="dxa"/>
          </w:tcPr>
          <w:p w14:paraId="479C56E8" w14:textId="77777777"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14:paraId="53BEE27D" w14:textId="77777777" w:rsidR="0006448D" w:rsidRPr="00C60B13" w:rsidRDefault="00A206B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14:paraId="5D03B7F0" w14:textId="77777777" w:rsidR="0006448D" w:rsidRPr="00C60B13" w:rsidRDefault="00200EC2"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6448D" w:rsidRPr="00C60B13" w14:paraId="4894EE4B" w14:textId="77777777" w:rsidTr="0006448D">
        <w:trPr>
          <w:trHeight w:val="398"/>
        </w:trPr>
        <w:tc>
          <w:tcPr>
            <w:tcW w:w="562" w:type="dxa"/>
          </w:tcPr>
          <w:p w14:paraId="0EC36172" w14:textId="77777777"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14:paraId="787DFF71" w14:textId="77777777" w:rsidR="0006448D" w:rsidRPr="00C60B13" w:rsidRDefault="000644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thông báo </w:t>
            </w:r>
            <w:r w:rsidR="00DD5F9C" w:rsidRPr="00C60B13">
              <w:rPr>
                <w:rFonts w:ascii="Times New Roman" w:hAnsi="Times New Roman" w:cs="Times New Roman"/>
                <w:sz w:val="28"/>
                <w:szCs w:val="28"/>
              </w:rPr>
              <w:t>thành công</w:t>
            </w:r>
          </w:p>
        </w:tc>
        <w:tc>
          <w:tcPr>
            <w:tcW w:w="5762" w:type="dxa"/>
          </w:tcPr>
          <w:p w14:paraId="14BD98A0" w14:textId="77777777" w:rsidR="0006448D"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DD5F9C" w:rsidRPr="00C60B13" w14:paraId="3B664E3A" w14:textId="77777777" w:rsidTr="0006448D">
        <w:trPr>
          <w:trHeight w:val="398"/>
        </w:trPr>
        <w:tc>
          <w:tcPr>
            <w:tcW w:w="562" w:type="dxa"/>
          </w:tcPr>
          <w:p w14:paraId="1486879E" w14:textId="77777777"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14:paraId="080D801C" w14:textId="77777777"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14:paraId="08F85F22" w14:textId="77777777" w:rsidR="00DD5F9C" w:rsidRPr="00C60B13" w:rsidRDefault="007F73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DD5F9C" w:rsidRPr="00C60B13" w14:paraId="380B3AD4" w14:textId="77777777" w:rsidTr="0006448D">
        <w:trPr>
          <w:trHeight w:val="398"/>
        </w:trPr>
        <w:tc>
          <w:tcPr>
            <w:tcW w:w="562" w:type="dxa"/>
          </w:tcPr>
          <w:p w14:paraId="5ED3EDB8" w14:textId="77777777"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14:paraId="0353A635" w14:textId="77777777" w:rsidR="00DD5F9C" w:rsidRPr="00C60B13" w:rsidRDefault="00DD5F9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14:paraId="3B1BE41F" w14:textId="77777777" w:rsidR="00DD5F9C" w:rsidRPr="00C60B13" w:rsidRDefault="00D47D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14:paraId="21DC9F06" w14:textId="77777777" w:rsidR="0006448D" w:rsidRPr="00C60B13" w:rsidRDefault="0006448D" w:rsidP="00C60B13">
      <w:pPr>
        <w:spacing w:line="360" w:lineRule="auto"/>
        <w:jc w:val="both"/>
        <w:rPr>
          <w:rFonts w:ascii="Times New Roman" w:hAnsi="Times New Roman" w:cs="Times New Roman"/>
          <w:sz w:val="28"/>
          <w:szCs w:val="28"/>
        </w:rPr>
      </w:pPr>
    </w:p>
    <w:p w14:paraId="27CD7203" w14:textId="77777777" w:rsidR="00512B90" w:rsidRDefault="00512B90">
      <w:pPr>
        <w:rPr>
          <w:rFonts w:ascii="Times New Roman" w:hAnsi="Times New Roman" w:cs="Times New Roman"/>
          <w:b/>
          <w:sz w:val="28"/>
          <w:szCs w:val="28"/>
        </w:rPr>
      </w:pPr>
      <w:r>
        <w:rPr>
          <w:rFonts w:ascii="Times New Roman" w:hAnsi="Times New Roman" w:cs="Times New Roman"/>
          <w:b/>
          <w:sz w:val="28"/>
          <w:szCs w:val="28"/>
        </w:rPr>
        <w:br w:type="page"/>
      </w:r>
    </w:p>
    <w:p w14:paraId="0F9BA5D9" w14:textId="77777777"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b. Sửa đơn hàng</w:t>
      </w:r>
    </w:p>
    <w:p w14:paraId="6136379E" w14:textId="77777777"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Sơ đồ</w:t>
      </w:r>
    </w:p>
    <w:p w14:paraId="780094AB" w14:textId="77777777" w:rsidR="004F0198" w:rsidRPr="00C60B13" w:rsidRDefault="007E2FBD" w:rsidP="00C60B13">
      <w:pPr>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2512" behindDoc="0" locked="0" layoutInCell="1" allowOverlap="1" wp14:anchorId="578BAC1D" wp14:editId="2456C8C0">
                <wp:simplePos x="0" y="0"/>
                <wp:positionH relativeFrom="column">
                  <wp:posOffset>69850</wp:posOffset>
                </wp:positionH>
                <wp:positionV relativeFrom="paragraph">
                  <wp:posOffset>5894705</wp:posOffset>
                </wp:positionV>
                <wp:extent cx="547179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327A1368" w14:textId="77777777" w:rsidR="00170BB6" w:rsidRPr="002C6DA2" w:rsidRDefault="00170BB6"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8BAC1D" id="Text Box 68" o:spid="_x0000_s1034" type="#_x0000_t202" style="position:absolute;left:0;text-align:left;margin-left:5.5pt;margin-top:464.15pt;width:430.8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" stroked="f">
                <v:textbox style="mso-fit-shape-to-text:t" inset="0,0,0,0">
                  <w:txbxContent>
                    <w:p w14:paraId="327A1368" w14:textId="77777777" w:rsidR="00170BB6" w:rsidRPr="002C6DA2" w:rsidRDefault="00170BB6"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3.2.13 Sơ đồ hoạt động - Sửa đơn hàng</w:t>
                      </w:r>
                    </w:p>
                  </w:txbxContent>
                </v:textbox>
                <w10:wrap type="topAndBottom"/>
              </v:shape>
            </w:pict>
          </mc:Fallback>
        </mc:AlternateContent>
      </w:r>
      <w:r w:rsidR="00311F99" w:rsidRPr="00C60B13">
        <w:rPr>
          <w:rFonts w:ascii="Times New Roman" w:hAnsi="Times New Roman" w:cs="Times New Roman"/>
          <w:noProof/>
          <w:sz w:val="28"/>
          <w:szCs w:val="28"/>
        </w:rPr>
        <mc:AlternateContent>
          <mc:Choice Requires="wps">
            <w:drawing>
              <wp:anchor distT="0" distB="0" distL="114300" distR="114300" simplePos="0" relativeHeight="251732992" behindDoc="0" locked="0" layoutInCell="1" allowOverlap="1" wp14:anchorId="30603D07" wp14:editId="7711EFC2">
                <wp:simplePos x="0" y="0"/>
                <wp:positionH relativeFrom="column">
                  <wp:posOffset>69850</wp:posOffset>
                </wp:positionH>
                <wp:positionV relativeFrom="paragraph">
                  <wp:posOffset>5894705</wp:posOffset>
                </wp:positionV>
                <wp:extent cx="5471795" cy="635"/>
                <wp:effectExtent l="0" t="0" r="0" b="0"/>
                <wp:wrapTopAndBottom/>
                <wp:docPr id="77" name="Text Box 77"/>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14:paraId="1BCD23B2" w14:textId="77777777" w:rsidR="00170BB6" w:rsidRPr="00127B05" w:rsidRDefault="00170BB6" w:rsidP="00311F99">
                            <w:pPr>
                              <w:pStyle w:val="Caption"/>
                              <w:jc w:val="center"/>
                              <w:rPr>
                                <w:noProof/>
                              </w:rPr>
                            </w:pPr>
                            <w:bookmarkStart w:id="83" w:name="_Toc6993085"/>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603D07" id="Text Box 77" o:spid="_x0000_s1035" type="#_x0000_t202" style="position:absolute;left:0;text-align:left;margin-left:5.5pt;margin-top:464.15pt;width:430.8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" stroked="f">
                <v:textbox style="mso-fit-shape-to-text:t" inset="0,0,0,0">
                  <w:txbxContent>
                    <w:p w14:paraId="1BCD23B2" w14:textId="77777777" w:rsidR="00170BB6" w:rsidRPr="00127B05" w:rsidRDefault="00170BB6" w:rsidP="00311F99">
                      <w:pPr>
                        <w:pStyle w:val="Caption"/>
                        <w:jc w:val="center"/>
                        <w:rPr>
                          <w:noProof/>
                        </w:rPr>
                      </w:pPr>
                      <w:bookmarkStart w:id="84" w:name="_Toc6993085"/>
                      <w:r w:rsidRPr="00311F99">
                        <w:rPr>
                          <w:rFonts w:ascii="Times New Roman" w:hAnsi="Times New Roman" w:cs="Times New Roman"/>
                          <w:color w:val="000000" w:themeColor="text1"/>
                          <w:sz w:val="26"/>
                          <w:szCs w:val="26"/>
                        </w:rPr>
                        <w:t>Hình 3.2.</w:t>
                      </w:r>
                      <w:r w:rsidRPr="00311F99">
                        <w:rPr>
                          <w:rFonts w:ascii="Times New Roman" w:hAnsi="Times New Roman" w:cs="Times New Roman"/>
                          <w:color w:val="000000" w:themeColor="text1"/>
                          <w:sz w:val="26"/>
                          <w:szCs w:val="26"/>
                        </w:rPr>
                        <w:fldChar w:fldCharType="begin"/>
                      </w:r>
                      <w:r w:rsidRPr="00311F99">
                        <w:rPr>
                          <w:rFonts w:ascii="Times New Roman" w:hAnsi="Times New Roman" w:cs="Times New Roman"/>
                          <w:color w:val="000000" w:themeColor="text1"/>
                          <w:sz w:val="26"/>
                          <w:szCs w:val="26"/>
                        </w:rPr>
                        <w:instrText xml:space="preserve"> SEQ Hình \* ARABIC </w:instrText>
                      </w:r>
                      <w:r w:rsidRPr="00311F99">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24</w:t>
                      </w:r>
                      <w:r w:rsidRPr="00311F99">
                        <w:rPr>
                          <w:rFonts w:ascii="Times New Roman" w:hAnsi="Times New Roman" w:cs="Times New Roman"/>
                          <w:color w:val="000000" w:themeColor="text1"/>
                          <w:sz w:val="26"/>
                          <w:szCs w:val="26"/>
                        </w:rPr>
                        <w:fldChar w:fldCharType="end"/>
                      </w:r>
                      <w:r>
                        <w:t xml:space="preserve"> </w:t>
                      </w:r>
                      <w:r w:rsidRPr="002C6DA2">
                        <w:rPr>
                          <w:rFonts w:ascii="Times New Roman" w:hAnsi="Times New Roman" w:cs="Times New Roman"/>
                          <w:color w:val="000000" w:themeColor="text1"/>
                          <w:sz w:val="26"/>
                          <w:szCs w:val="26"/>
                        </w:rPr>
                        <w:t>Sơ đồ hoạt động - Sửa đơn hàng</w:t>
                      </w:r>
                      <w:bookmarkEnd w:id="84"/>
                    </w:p>
                  </w:txbxContent>
                </v:textbox>
                <w10:wrap type="topAndBottom"/>
              </v:shape>
            </w:pict>
          </mc:Fallback>
        </mc:AlternateContent>
      </w:r>
      <w:r w:rsidR="004F0198" w:rsidRPr="00C60B13">
        <w:rPr>
          <w:rFonts w:ascii="Times New Roman" w:hAnsi="Times New Roman" w:cs="Times New Roman"/>
          <w:noProof/>
          <w:sz w:val="28"/>
          <w:szCs w:val="28"/>
        </w:rPr>
        <w:drawing>
          <wp:anchor distT="0" distB="0" distL="114300" distR="114300" simplePos="0" relativeHeight="251698176" behindDoc="0" locked="0" layoutInCell="1" allowOverlap="1" wp14:anchorId="0627EADA" wp14:editId="44696CF6">
            <wp:simplePos x="0" y="0"/>
            <wp:positionH relativeFrom="page">
              <wp:align>center</wp:align>
            </wp:positionH>
            <wp:positionV relativeFrom="paragraph">
              <wp:posOffset>0</wp:posOffset>
            </wp:positionV>
            <wp:extent cx="5471795" cy="5837555"/>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p>
    <w:p w14:paraId="49545005" w14:textId="77777777" w:rsidR="00492AC1" w:rsidRDefault="00492AC1">
      <w:pPr>
        <w:rPr>
          <w:rFonts w:ascii="Times New Roman" w:hAnsi="Times New Roman" w:cs="Times New Roman"/>
          <w:sz w:val="28"/>
          <w:szCs w:val="28"/>
        </w:rPr>
      </w:pPr>
      <w:r>
        <w:rPr>
          <w:rFonts w:ascii="Times New Roman" w:hAnsi="Times New Roman" w:cs="Times New Roman"/>
          <w:sz w:val="28"/>
          <w:szCs w:val="28"/>
        </w:rPr>
        <w:br w:type="page"/>
      </w:r>
    </w:p>
    <w:p w14:paraId="428E98DF" w14:textId="77777777" w:rsidR="00D911BC" w:rsidRPr="00C60B13" w:rsidRDefault="00D911BC" w:rsidP="00C60B13">
      <w:pPr>
        <w:pStyle w:val="ListParagraph"/>
        <w:numPr>
          <w:ilvl w:val="0"/>
          <w:numId w:val="22"/>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0F455D" w:rsidRPr="00C60B13" w14:paraId="5955D612" w14:textId="77777777" w:rsidTr="007D7DF7">
        <w:trPr>
          <w:trHeight w:val="398"/>
        </w:trPr>
        <w:tc>
          <w:tcPr>
            <w:tcW w:w="562" w:type="dxa"/>
            <w:shd w:val="clear" w:color="auto" w:fill="F2F2F2" w:themeFill="background1" w:themeFillShade="F2"/>
          </w:tcPr>
          <w:p w14:paraId="738B80AB" w14:textId="77777777"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49D42245" w14:textId="77777777"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2" w:type="dxa"/>
            <w:shd w:val="clear" w:color="auto" w:fill="F2F2F2" w:themeFill="background1" w:themeFillShade="F2"/>
          </w:tcPr>
          <w:p w14:paraId="6A339E89" w14:textId="77777777" w:rsidR="000F455D" w:rsidRPr="00C60B13" w:rsidRDefault="000F455D"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0F455D" w:rsidRPr="00C60B13" w14:paraId="736E6758" w14:textId="77777777" w:rsidTr="007D7DF7">
        <w:trPr>
          <w:trHeight w:val="381"/>
        </w:trPr>
        <w:tc>
          <w:tcPr>
            <w:tcW w:w="562" w:type="dxa"/>
          </w:tcPr>
          <w:p w14:paraId="4D024462"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6B064741"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nút </w:t>
            </w:r>
            <w:r w:rsidR="00811D88" w:rsidRPr="00C60B13">
              <w:rPr>
                <w:rFonts w:ascii="Times New Roman" w:hAnsi="Times New Roman" w:cs="Times New Roman"/>
                <w:sz w:val="28"/>
                <w:szCs w:val="28"/>
              </w:rPr>
              <w:t>sửa</w:t>
            </w:r>
          </w:p>
        </w:tc>
        <w:tc>
          <w:tcPr>
            <w:tcW w:w="5762" w:type="dxa"/>
          </w:tcPr>
          <w:p w14:paraId="6AE878C7" w14:textId="77777777"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w:t>
            </w:r>
            <w:r w:rsidR="00225D4A" w:rsidRPr="00C60B13">
              <w:rPr>
                <w:rFonts w:ascii="Times New Roman" w:hAnsi="Times New Roman" w:cs="Times New Roman"/>
                <w:sz w:val="28"/>
                <w:szCs w:val="28"/>
              </w:rPr>
              <w:t>diện chi tiết đơn hàng Click button sửa</w:t>
            </w:r>
          </w:p>
        </w:tc>
      </w:tr>
      <w:tr w:rsidR="000F455D" w:rsidRPr="00C60B13" w14:paraId="1CE49DDA" w14:textId="77777777" w:rsidTr="007D7DF7">
        <w:trPr>
          <w:trHeight w:val="398"/>
        </w:trPr>
        <w:tc>
          <w:tcPr>
            <w:tcW w:w="562" w:type="dxa"/>
          </w:tcPr>
          <w:p w14:paraId="6D7FA150"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545C6E20"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w:t>
            </w:r>
          </w:p>
        </w:tc>
        <w:tc>
          <w:tcPr>
            <w:tcW w:w="5762" w:type="dxa"/>
          </w:tcPr>
          <w:p w14:paraId="78F9A966" w14:textId="77777777"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5044F2" w:rsidRPr="00C60B13">
              <w:rPr>
                <w:rFonts w:ascii="Times New Roman" w:hAnsi="Times New Roman" w:cs="Times New Roman"/>
                <w:sz w:val="28"/>
                <w:szCs w:val="28"/>
              </w:rPr>
              <w:t>sửa</w:t>
            </w:r>
            <w:r w:rsidRPr="00C60B13">
              <w:rPr>
                <w:rFonts w:ascii="Times New Roman" w:hAnsi="Times New Roman" w:cs="Times New Roman"/>
                <w:sz w:val="28"/>
                <w:szCs w:val="28"/>
              </w:rPr>
              <w:t xml:space="preserve"> đơn hàng nhập</w:t>
            </w:r>
            <w:r w:rsidR="00B74368" w:rsidRPr="00C60B13">
              <w:rPr>
                <w:rFonts w:ascii="Times New Roman" w:hAnsi="Times New Roman" w:cs="Times New Roman"/>
                <w:sz w:val="28"/>
                <w:szCs w:val="28"/>
              </w:rPr>
              <w:t xml:space="preserve"> lại</w:t>
            </w:r>
            <w:r w:rsidRPr="00C60B13">
              <w:rPr>
                <w:rFonts w:ascii="Times New Roman" w:hAnsi="Times New Roman" w:cs="Times New Roman"/>
                <w:sz w:val="28"/>
                <w:szCs w:val="28"/>
              </w:rPr>
              <w:t xml:space="preserve"> thông tin đơn hàng: chọn sản phẩm, chọn khách hàng, nhập thông tin triết khấu cho từng sản phẩm hoặc triết khấu theo đơn hàng</w:t>
            </w:r>
          </w:p>
        </w:tc>
      </w:tr>
      <w:tr w:rsidR="000F455D" w:rsidRPr="00C60B13" w14:paraId="26CAE2C6" w14:textId="77777777" w:rsidTr="007D7DF7">
        <w:trPr>
          <w:trHeight w:val="398"/>
        </w:trPr>
        <w:tc>
          <w:tcPr>
            <w:tcW w:w="562" w:type="dxa"/>
          </w:tcPr>
          <w:p w14:paraId="098867F9"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510982A3"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39547B" w:rsidRPr="00C60B13">
              <w:rPr>
                <w:rFonts w:ascii="Times New Roman" w:hAnsi="Times New Roman" w:cs="Times New Roman"/>
                <w:sz w:val="28"/>
                <w:szCs w:val="28"/>
              </w:rPr>
              <w:t>Lưu</w:t>
            </w:r>
          </w:p>
        </w:tc>
        <w:tc>
          <w:tcPr>
            <w:tcW w:w="5762" w:type="dxa"/>
          </w:tcPr>
          <w:p w14:paraId="74E5967B" w14:textId="77777777"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hàng</w:t>
            </w:r>
          </w:p>
        </w:tc>
      </w:tr>
      <w:tr w:rsidR="000F455D" w:rsidRPr="00C60B13" w14:paraId="485D7635" w14:textId="77777777" w:rsidTr="007D7DF7">
        <w:trPr>
          <w:trHeight w:val="381"/>
        </w:trPr>
        <w:tc>
          <w:tcPr>
            <w:tcW w:w="562" w:type="dxa"/>
          </w:tcPr>
          <w:p w14:paraId="506A8398"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14:paraId="21474ADE"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Hủy</w:t>
            </w:r>
          </w:p>
        </w:tc>
        <w:tc>
          <w:tcPr>
            <w:tcW w:w="5762" w:type="dxa"/>
          </w:tcPr>
          <w:p w14:paraId="470FE8A9" w14:textId="77777777"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Hủy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trang danh sách đơn hàng</w:t>
            </w:r>
          </w:p>
        </w:tc>
      </w:tr>
      <w:tr w:rsidR="000F455D" w:rsidRPr="00C60B13" w14:paraId="0A77187C" w14:textId="77777777" w:rsidTr="007D7DF7">
        <w:trPr>
          <w:trHeight w:val="398"/>
        </w:trPr>
        <w:tc>
          <w:tcPr>
            <w:tcW w:w="562" w:type="dxa"/>
          </w:tcPr>
          <w:p w14:paraId="448CAECA"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14:paraId="641A458F"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thành công</w:t>
            </w:r>
          </w:p>
        </w:tc>
        <w:tc>
          <w:tcPr>
            <w:tcW w:w="5762" w:type="dxa"/>
          </w:tcPr>
          <w:p w14:paraId="5EEB7868" w14:textId="77777777"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đơn hàng đã được thêm mới</w:t>
            </w:r>
          </w:p>
        </w:tc>
      </w:tr>
      <w:tr w:rsidR="000F455D" w:rsidRPr="00C60B13" w14:paraId="0E4FCA89" w14:textId="77777777" w:rsidTr="007D7DF7">
        <w:trPr>
          <w:trHeight w:val="398"/>
        </w:trPr>
        <w:tc>
          <w:tcPr>
            <w:tcW w:w="562" w:type="dxa"/>
          </w:tcPr>
          <w:p w14:paraId="15F2F357"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6. </w:t>
            </w:r>
          </w:p>
        </w:tc>
        <w:tc>
          <w:tcPr>
            <w:tcW w:w="3119" w:type="dxa"/>
          </w:tcPr>
          <w:p w14:paraId="246DFD1D"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2" w:type="dxa"/>
          </w:tcPr>
          <w:p w14:paraId="2A941754" w14:textId="77777777"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r w:rsidR="000F455D" w:rsidRPr="00C60B13" w14:paraId="4241AFEF" w14:textId="77777777" w:rsidTr="007D7DF7">
        <w:trPr>
          <w:trHeight w:val="398"/>
        </w:trPr>
        <w:tc>
          <w:tcPr>
            <w:tcW w:w="562" w:type="dxa"/>
          </w:tcPr>
          <w:p w14:paraId="26199528"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7. </w:t>
            </w:r>
          </w:p>
        </w:tc>
        <w:tc>
          <w:tcPr>
            <w:tcW w:w="3119" w:type="dxa"/>
          </w:tcPr>
          <w:p w14:paraId="3E7BD987" w14:textId="77777777" w:rsidR="000F455D" w:rsidRPr="00C60B13" w:rsidRDefault="000F455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danh sách</w:t>
            </w:r>
          </w:p>
        </w:tc>
        <w:tc>
          <w:tcPr>
            <w:tcW w:w="5762" w:type="dxa"/>
          </w:tcPr>
          <w:p w14:paraId="3054DA26" w14:textId="77777777" w:rsidR="000F455D" w:rsidRPr="00C60B13" w:rsidRDefault="000F455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giao diện danh sách đơn hàng</w:t>
            </w:r>
          </w:p>
        </w:tc>
      </w:tr>
    </w:tbl>
    <w:p w14:paraId="6D072C47" w14:textId="77777777" w:rsidR="00D52ADA" w:rsidRPr="00C60B13" w:rsidRDefault="00D52ADA" w:rsidP="00C60B13">
      <w:pPr>
        <w:spacing w:line="360" w:lineRule="auto"/>
        <w:jc w:val="both"/>
        <w:rPr>
          <w:rFonts w:ascii="Times New Roman" w:hAnsi="Times New Roman" w:cs="Times New Roman"/>
          <w:sz w:val="28"/>
          <w:szCs w:val="28"/>
        </w:rPr>
      </w:pPr>
    </w:p>
    <w:p w14:paraId="473A926F" w14:textId="77777777" w:rsidR="00FE3724" w:rsidRDefault="00FE3724">
      <w:pPr>
        <w:rPr>
          <w:rFonts w:ascii="Times New Roman" w:hAnsi="Times New Roman" w:cs="Times New Roman"/>
          <w:b/>
          <w:sz w:val="28"/>
          <w:szCs w:val="28"/>
        </w:rPr>
      </w:pPr>
      <w:r>
        <w:rPr>
          <w:rFonts w:ascii="Times New Roman" w:hAnsi="Times New Roman" w:cs="Times New Roman"/>
          <w:b/>
          <w:sz w:val="28"/>
          <w:szCs w:val="28"/>
        </w:rPr>
        <w:br w:type="page"/>
      </w:r>
    </w:p>
    <w:p w14:paraId="2D1082DE" w14:textId="77777777"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c. Xem chi tiết đơn hàng</w:t>
      </w:r>
    </w:p>
    <w:p w14:paraId="6D79509E" w14:textId="77777777" w:rsidR="00357B6B" w:rsidRPr="00C60B13" w:rsidRDefault="002C6DA2"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4560" behindDoc="0" locked="0" layoutInCell="1" allowOverlap="1" wp14:anchorId="1B85E2F3" wp14:editId="7A6045FC">
                <wp:simplePos x="0" y="0"/>
                <wp:positionH relativeFrom="column">
                  <wp:posOffset>653415</wp:posOffset>
                </wp:positionH>
                <wp:positionV relativeFrom="paragraph">
                  <wp:posOffset>4294505</wp:posOffset>
                </wp:positionV>
                <wp:extent cx="429577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5B2844D" w14:textId="77777777" w:rsidR="00170BB6" w:rsidRPr="002C6DA2" w:rsidRDefault="00170BB6"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85E2F3" id="Text Box 69" o:spid="_x0000_s1036" type="#_x0000_t202" style="position:absolute;left:0;text-align:left;margin-left:51.45pt;margin-top:338.15pt;width:338.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AV7t44wAgAAZwQAAA4AAAAAAAAAAAAAAAAA&#10;LgIAAGRycy9lMm9Eb2MueG1sUEsBAi0AFAAGAAgAAAAhACZUoF3hAAAACwEAAA8AAAAAAAAAAAAA&#10;AAAAigQAAGRycy9kb3ducmV2LnhtbFBLBQYAAAAABAAEAPMAAACYBQAAAAA=&#10;" stroked="f">
                <v:textbox style="mso-fit-shape-to-text:t" inset="0,0,0,0">
                  <w:txbxContent>
                    <w:p w14:paraId="35B2844D" w14:textId="77777777" w:rsidR="00170BB6" w:rsidRPr="002C6DA2" w:rsidRDefault="00170BB6" w:rsidP="002C6DA2">
                      <w:pPr>
                        <w:pStyle w:val="Caption"/>
                        <w:jc w:val="center"/>
                        <w:rPr>
                          <w:rFonts w:ascii="Times New Roman" w:hAnsi="Times New Roman" w:cs="Times New Roman"/>
                          <w:noProof/>
                          <w:color w:val="000000" w:themeColor="text1"/>
                          <w:sz w:val="26"/>
                          <w:szCs w:val="26"/>
                        </w:rPr>
                      </w:pPr>
                      <w:r w:rsidRPr="002C6DA2">
                        <w:rPr>
                          <w:rFonts w:ascii="Times New Roman" w:hAnsi="Times New Roman" w:cs="Times New Roman"/>
                          <w:color w:val="000000" w:themeColor="text1"/>
                          <w:sz w:val="26"/>
                          <w:szCs w:val="26"/>
                        </w:rPr>
                        <w:t>Hình 3.2.14 Sơ đồ hoạt động - Xem chi tiết đơn hàng</w:t>
                      </w:r>
                    </w:p>
                  </w:txbxContent>
                </v:textbox>
                <w10:wrap type="topAndBottom"/>
              </v:shape>
            </w:pict>
          </mc:Fallback>
        </mc:AlternateContent>
      </w:r>
      <w:r w:rsidR="00487EF0" w:rsidRPr="00C60B13">
        <w:rPr>
          <w:rFonts w:ascii="Times New Roman" w:hAnsi="Times New Roman" w:cs="Times New Roman"/>
          <w:noProof/>
          <w:sz w:val="28"/>
          <w:szCs w:val="28"/>
        </w:rPr>
        <mc:AlternateContent>
          <mc:Choice Requires="wps">
            <w:drawing>
              <wp:anchor distT="0" distB="0" distL="114300" distR="114300" simplePos="0" relativeHeight="251735040" behindDoc="0" locked="0" layoutInCell="1" allowOverlap="1" wp14:anchorId="5A69E036" wp14:editId="2ACB67A3">
                <wp:simplePos x="0" y="0"/>
                <wp:positionH relativeFrom="column">
                  <wp:posOffset>653415</wp:posOffset>
                </wp:positionH>
                <wp:positionV relativeFrom="paragraph">
                  <wp:posOffset>4294505</wp:posOffset>
                </wp:positionV>
                <wp:extent cx="4295775" cy="635"/>
                <wp:effectExtent l="0" t="0" r="0" b="0"/>
                <wp:wrapTopAndBottom/>
                <wp:docPr id="78" name="Text Box 78"/>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1496465" w14:textId="77777777" w:rsidR="00170BB6" w:rsidRPr="00EB7F57" w:rsidRDefault="00170BB6" w:rsidP="00487EF0">
                            <w:pPr>
                              <w:pStyle w:val="Caption"/>
                              <w:jc w:val="center"/>
                              <w:rPr>
                                <w:noProof/>
                              </w:rPr>
                            </w:pPr>
                            <w:bookmarkStart w:id="85" w:name="_Toc6993086"/>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69E036" id="Text Box 78" o:spid="_x0000_s1037" type="#_x0000_t202" style="position:absolute;left:0;text-align:left;margin-left:51.45pt;margin-top:338.15pt;width:338.2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" stroked="f">
                <v:textbox style="mso-fit-shape-to-text:t" inset="0,0,0,0">
                  <w:txbxContent>
                    <w:p w14:paraId="01496465" w14:textId="77777777" w:rsidR="00170BB6" w:rsidRPr="00EB7F57" w:rsidRDefault="00170BB6" w:rsidP="00487EF0">
                      <w:pPr>
                        <w:pStyle w:val="Caption"/>
                        <w:jc w:val="center"/>
                        <w:rPr>
                          <w:noProof/>
                        </w:rPr>
                      </w:pPr>
                      <w:bookmarkStart w:id="86" w:name="_Toc6993086"/>
                      <w:r w:rsidRPr="00487EF0">
                        <w:rPr>
                          <w:rFonts w:ascii="Times New Roman" w:hAnsi="Times New Roman" w:cs="Times New Roman"/>
                          <w:color w:val="000000" w:themeColor="text1"/>
                          <w:sz w:val="26"/>
                          <w:szCs w:val="26"/>
                        </w:rPr>
                        <w:t>Hình 3.2.</w:t>
                      </w:r>
                      <w:r w:rsidRPr="00487EF0">
                        <w:rPr>
                          <w:rFonts w:ascii="Times New Roman" w:hAnsi="Times New Roman" w:cs="Times New Roman"/>
                          <w:color w:val="000000" w:themeColor="text1"/>
                          <w:sz w:val="26"/>
                          <w:szCs w:val="26"/>
                        </w:rPr>
                        <w:fldChar w:fldCharType="begin"/>
                      </w:r>
                      <w:r w:rsidRPr="00487EF0">
                        <w:rPr>
                          <w:rFonts w:ascii="Times New Roman" w:hAnsi="Times New Roman" w:cs="Times New Roman"/>
                          <w:color w:val="000000" w:themeColor="text1"/>
                          <w:sz w:val="26"/>
                          <w:szCs w:val="26"/>
                        </w:rPr>
                        <w:instrText xml:space="preserve"> SEQ Hình \* ARABIC </w:instrText>
                      </w:r>
                      <w:r w:rsidRPr="00487EF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25</w:t>
                      </w:r>
                      <w:r w:rsidRPr="00487EF0">
                        <w:rPr>
                          <w:rFonts w:ascii="Times New Roman" w:hAnsi="Times New Roman" w:cs="Times New Roman"/>
                          <w:color w:val="000000" w:themeColor="text1"/>
                          <w:sz w:val="26"/>
                          <w:szCs w:val="26"/>
                        </w:rPr>
                        <w:fldChar w:fldCharType="end"/>
                      </w:r>
                      <w:r w:rsidRPr="00487EF0">
                        <w:rPr>
                          <w:color w:val="000000" w:themeColor="text1"/>
                        </w:rPr>
                        <w:t xml:space="preserve"> </w:t>
                      </w:r>
                      <w:r w:rsidRPr="002C6DA2">
                        <w:rPr>
                          <w:rFonts w:ascii="Times New Roman" w:hAnsi="Times New Roman" w:cs="Times New Roman"/>
                          <w:color w:val="000000" w:themeColor="text1"/>
                          <w:sz w:val="26"/>
                          <w:szCs w:val="26"/>
                        </w:rPr>
                        <w:t>Sơ đồ hoạt động - Xem chi tiết đơn hàng</w:t>
                      </w:r>
                      <w:bookmarkEnd w:id="86"/>
                    </w:p>
                  </w:txbxContent>
                </v:textbox>
                <w10:wrap type="topAndBottom"/>
              </v:shape>
            </w:pict>
          </mc:Fallback>
        </mc:AlternateContent>
      </w:r>
      <w:r w:rsidR="002C673E" w:rsidRPr="00C60B13">
        <w:rPr>
          <w:rFonts w:ascii="Times New Roman" w:hAnsi="Times New Roman" w:cs="Times New Roman"/>
          <w:noProof/>
          <w:sz w:val="28"/>
          <w:szCs w:val="28"/>
        </w:rPr>
        <w:drawing>
          <wp:anchor distT="0" distB="0" distL="114300" distR="114300" simplePos="0" relativeHeight="251699200" behindDoc="0" locked="0" layoutInCell="1" allowOverlap="1" wp14:anchorId="5853A0E5" wp14:editId="1B505260">
            <wp:simplePos x="0" y="0"/>
            <wp:positionH relativeFrom="page">
              <wp:align>center</wp:align>
            </wp:positionH>
            <wp:positionV relativeFrom="paragraph">
              <wp:posOffset>332105</wp:posOffset>
            </wp:positionV>
            <wp:extent cx="4295775" cy="3905250"/>
            <wp:effectExtent l="0" t="0" r="9525"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357B6B" w:rsidRPr="00C60B13">
        <w:rPr>
          <w:rFonts w:ascii="Times New Roman" w:hAnsi="Times New Roman" w:cs="Times New Roman"/>
          <w:sz w:val="28"/>
          <w:szCs w:val="28"/>
        </w:rPr>
        <w:t>Sơ đồ</w:t>
      </w:r>
    </w:p>
    <w:p w14:paraId="6216B2A9" w14:textId="77777777" w:rsidR="00A3205F" w:rsidRPr="00C60B13" w:rsidRDefault="00A3205F" w:rsidP="00C60B13">
      <w:pPr>
        <w:spacing w:line="360" w:lineRule="auto"/>
        <w:jc w:val="both"/>
        <w:rPr>
          <w:rFonts w:ascii="Times New Roman" w:hAnsi="Times New Roman" w:cs="Times New Roman"/>
          <w:b/>
          <w:sz w:val="28"/>
          <w:szCs w:val="28"/>
        </w:rPr>
      </w:pPr>
    </w:p>
    <w:p w14:paraId="1BD0E194" w14:textId="77777777" w:rsidR="00357B6B" w:rsidRPr="00C60B13" w:rsidRDefault="00357B6B"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E41EA5" w:rsidRPr="00C60B13" w14:paraId="14A1439B" w14:textId="77777777" w:rsidTr="003056F5">
        <w:trPr>
          <w:trHeight w:val="398"/>
        </w:trPr>
        <w:tc>
          <w:tcPr>
            <w:tcW w:w="563" w:type="dxa"/>
            <w:shd w:val="clear" w:color="auto" w:fill="F2F2F2" w:themeFill="background1" w:themeFillShade="F2"/>
          </w:tcPr>
          <w:p w14:paraId="376A989F" w14:textId="77777777"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0F6DEBE6" w14:textId="77777777"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14:paraId="06FF8BC2" w14:textId="77777777" w:rsidR="00E41EA5" w:rsidRPr="00C60B13" w:rsidRDefault="00E41EA5"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41EA5" w:rsidRPr="00C60B13" w14:paraId="5BECA142" w14:textId="77777777" w:rsidTr="003056F5">
        <w:trPr>
          <w:trHeight w:val="381"/>
        </w:trPr>
        <w:tc>
          <w:tcPr>
            <w:tcW w:w="563" w:type="dxa"/>
          </w:tcPr>
          <w:p w14:paraId="09AB58A5" w14:textId="77777777"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0D74626C" w14:textId="77777777"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hàng</w:t>
            </w:r>
          </w:p>
        </w:tc>
        <w:tc>
          <w:tcPr>
            <w:tcW w:w="5761" w:type="dxa"/>
          </w:tcPr>
          <w:p w14:paraId="44F090B7" w14:textId="77777777"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w:t>
            </w:r>
            <w:r w:rsidR="006A5E95" w:rsidRPr="00C60B13">
              <w:rPr>
                <w:rFonts w:ascii="Times New Roman" w:hAnsi="Times New Roman" w:cs="Times New Roman"/>
                <w:sz w:val="28"/>
                <w:szCs w:val="28"/>
              </w:rPr>
              <w:t xml:space="preserve">danh sách đơn hàng </w:t>
            </w:r>
            <w:r w:rsidR="006A5E95" w:rsidRPr="00C60B13">
              <w:rPr>
                <w:rFonts w:ascii="Times New Roman" w:hAnsi="Times New Roman" w:cs="Times New Roman"/>
                <w:sz w:val="28"/>
                <w:szCs w:val="28"/>
              </w:rPr>
              <w:sym w:font="Wingdings" w:char="F0E0"/>
            </w:r>
            <w:r w:rsidR="006A5E95" w:rsidRPr="00C60B13">
              <w:rPr>
                <w:rFonts w:ascii="Times New Roman" w:hAnsi="Times New Roman" w:cs="Times New Roman"/>
                <w:sz w:val="28"/>
                <w:szCs w:val="28"/>
              </w:rPr>
              <w:t xml:space="preserve"> Click vào mã đơn hàng muốn xem</w:t>
            </w:r>
            <w:r w:rsidR="001B7D7B" w:rsidRPr="00C60B13">
              <w:rPr>
                <w:rFonts w:ascii="Times New Roman" w:hAnsi="Times New Roman" w:cs="Times New Roman"/>
                <w:sz w:val="28"/>
                <w:szCs w:val="28"/>
              </w:rPr>
              <w:t xml:space="preserve"> </w:t>
            </w:r>
            <w:r w:rsidR="001B7D7B" w:rsidRPr="00C60B13">
              <w:rPr>
                <w:rFonts w:ascii="Times New Roman" w:hAnsi="Times New Roman" w:cs="Times New Roman"/>
                <w:sz w:val="28"/>
                <w:szCs w:val="28"/>
              </w:rPr>
              <w:sym w:font="Wingdings" w:char="F0E0"/>
            </w:r>
            <w:r w:rsidR="001B7D7B" w:rsidRPr="00C60B13">
              <w:rPr>
                <w:rFonts w:ascii="Times New Roman" w:hAnsi="Times New Roman" w:cs="Times New Roman"/>
                <w:sz w:val="28"/>
                <w:szCs w:val="28"/>
              </w:rPr>
              <w:t xml:space="preserve"> Thực hiện tải dữ liệu chi tiết đơn hàng</w:t>
            </w:r>
          </w:p>
        </w:tc>
      </w:tr>
      <w:tr w:rsidR="00E41EA5" w:rsidRPr="00C60B13" w14:paraId="47F0D984" w14:textId="77777777" w:rsidTr="003056F5">
        <w:trPr>
          <w:trHeight w:val="398"/>
        </w:trPr>
        <w:tc>
          <w:tcPr>
            <w:tcW w:w="563" w:type="dxa"/>
          </w:tcPr>
          <w:p w14:paraId="1FF34695" w14:textId="77777777"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52E7814B" w14:textId="77777777" w:rsidR="00E41EA5" w:rsidRPr="00C60B13" w:rsidRDefault="00CA758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hàng</w:t>
            </w:r>
          </w:p>
        </w:tc>
        <w:tc>
          <w:tcPr>
            <w:tcW w:w="5761" w:type="dxa"/>
          </w:tcPr>
          <w:p w14:paraId="1657F8CF" w14:textId="77777777" w:rsidR="00E41EA5" w:rsidRPr="00C60B13" w:rsidRDefault="003056F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giao diện chi tiết đơn đặt hàng</w:t>
            </w:r>
          </w:p>
        </w:tc>
      </w:tr>
      <w:tr w:rsidR="00E41EA5" w:rsidRPr="00C60B13" w14:paraId="722A6C59" w14:textId="77777777" w:rsidTr="003056F5">
        <w:trPr>
          <w:trHeight w:val="398"/>
        </w:trPr>
        <w:tc>
          <w:tcPr>
            <w:tcW w:w="563" w:type="dxa"/>
          </w:tcPr>
          <w:p w14:paraId="7DD57F41" w14:textId="77777777" w:rsidR="00E41EA5" w:rsidRPr="00C60B13" w:rsidRDefault="003056F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r w:rsidR="00E41EA5" w:rsidRPr="00C60B13">
              <w:rPr>
                <w:rFonts w:ascii="Times New Roman" w:hAnsi="Times New Roman" w:cs="Times New Roman"/>
                <w:sz w:val="28"/>
                <w:szCs w:val="28"/>
              </w:rPr>
              <w:t xml:space="preserve">. </w:t>
            </w:r>
          </w:p>
        </w:tc>
        <w:tc>
          <w:tcPr>
            <w:tcW w:w="3119" w:type="dxa"/>
          </w:tcPr>
          <w:p w14:paraId="027FECCF" w14:textId="77777777" w:rsidR="00E41EA5" w:rsidRPr="00C60B13" w:rsidRDefault="00E41EA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14:paraId="00AC6EFC" w14:textId="77777777" w:rsidR="00E41EA5" w:rsidRPr="00C60B13" w:rsidRDefault="00E41EA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14:paraId="608B8903" w14:textId="77777777" w:rsidR="00E41EA5" w:rsidRPr="00C60B13" w:rsidRDefault="00E41EA5" w:rsidP="00C60B13">
      <w:pPr>
        <w:spacing w:line="360" w:lineRule="auto"/>
        <w:jc w:val="both"/>
        <w:rPr>
          <w:rFonts w:ascii="Times New Roman" w:hAnsi="Times New Roman" w:cs="Times New Roman"/>
          <w:b/>
          <w:sz w:val="28"/>
          <w:szCs w:val="28"/>
        </w:rPr>
      </w:pPr>
    </w:p>
    <w:p w14:paraId="64141A78" w14:textId="77777777"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d. Xem danh sách đơn hàng</w:t>
      </w:r>
    </w:p>
    <w:p w14:paraId="72485A63" w14:textId="77777777" w:rsidR="00A166E7" w:rsidRPr="00C60B13" w:rsidRDefault="00B968DB"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16608" behindDoc="0" locked="0" layoutInCell="1" allowOverlap="1" wp14:anchorId="7374F6E7" wp14:editId="6930E770">
                <wp:simplePos x="0" y="0"/>
                <wp:positionH relativeFrom="column">
                  <wp:posOffset>653415</wp:posOffset>
                </wp:positionH>
                <wp:positionV relativeFrom="paragraph">
                  <wp:posOffset>4257675</wp:posOffset>
                </wp:positionV>
                <wp:extent cx="429577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63E5FF9A" w14:textId="77777777" w:rsidR="00170BB6" w:rsidRPr="00B968DB" w:rsidRDefault="00170BB6"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74F6E7" id="Text Box 70" o:spid="_x0000_s1038" type="#_x0000_t202" style="position:absolute;left:0;text-align:left;margin-left:51.45pt;margin-top:335.25pt;width:338.2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" stroked="f">
                <v:textbox style="mso-fit-shape-to-text:t" inset="0,0,0,0">
                  <w:txbxContent>
                    <w:p w14:paraId="63E5FF9A" w14:textId="77777777" w:rsidR="00170BB6" w:rsidRPr="00B968DB" w:rsidRDefault="00170BB6" w:rsidP="00B968DB">
                      <w:pPr>
                        <w:pStyle w:val="Caption"/>
                        <w:jc w:val="center"/>
                        <w:rPr>
                          <w:rFonts w:ascii="Times New Roman" w:hAnsi="Times New Roman" w:cs="Times New Roman"/>
                          <w:noProof/>
                          <w:color w:val="000000" w:themeColor="text1"/>
                          <w:sz w:val="26"/>
                          <w:szCs w:val="26"/>
                        </w:rPr>
                      </w:pPr>
                      <w:r w:rsidRPr="00B968DB">
                        <w:rPr>
                          <w:rFonts w:ascii="Times New Roman" w:hAnsi="Times New Roman" w:cs="Times New Roman"/>
                          <w:color w:val="000000" w:themeColor="text1"/>
                          <w:sz w:val="26"/>
                          <w:szCs w:val="26"/>
                        </w:rPr>
                        <w:t>Hình 3.2.15 Sơ đồ hoạt động - Xem danh sách đơn hàng</w:t>
                      </w:r>
                    </w:p>
                  </w:txbxContent>
                </v:textbox>
                <w10:wrap type="topAndBottom"/>
              </v:shape>
            </w:pict>
          </mc:Fallback>
        </mc:AlternateContent>
      </w:r>
      <w:r w:rsidR="00430FDA" w:rsidRPr="00C60B13">
        <w:rPr>
          <w:rFonts w:ascii="Times New Roman" w:hAnsi="Times New Roman" w:cs="Times New Roman"/>
          <w:noProof/>
          <w:sz w:val="28"/>
          <w:szCs w:val="28"/>
        </w:rPr>
        <mc:AlternateContent>
          <mc:Choice Requires="wps">
            <w:drawing>
              <wp:anchor distT="0" distB="0" distL="114300" distR="114300" simplePos="0" relativeHeight="251737088" behindDoc="0" locked="0" layoutInCell="1" allowOverlap="1" wp14:anchorId="142BA6B5" wp14:editId="69A71A42">
                <wp:simplePos x="0" y="0"/>
                <wp:positionH relativeFrom="column">
                  <wp:posOffset>653415</wp:posOffset>
                </wp:positionH>
                <wp:positionV relativeFrom="paragraph">
                  <wp:posOffset>4257675</wp:posOffset>
                </wp:positionV>
                <wp:extent cx="4295775" cy="635"/>
                <wp:effectExtent l="0" t="0" r="0" b="0"/>
                <wp:wrapTopAndBottom/>
                <wp:docPr id="79" name="Text Box 7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4D7A1B72" w14:textId="77777777" w:rsidR="00170BB6" w:rsidRPr="00D06394" w:rsidRDefault="00170BB6" w:rsidP="00430FDA">
                            <w:pPr>
                              <w:pStyle w:val="Caption"/>
                              <w:jc w:val="center"/>
                              <w:rPr>
                                <w:noProof/>
                              </w:rPr>
                            </w:pPr>
                            <w:bookmarkStart w:id="87" w:name="_Toc6993087"/>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BA6B5" id="Text Box 79" o:spid="_x0000_s1039" type="#_x0000_t202" style="position:absolute;left:0;text-align:left;margin-left:51.45pt;margin-top:335.25pt;width:338.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Iz2MQIAAGcEAAAOAAAAZHJzL2Uyb0RvYy54bWysVFFv2yAQfp+0/4B4X5ykS7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" stroked="f">
                <v:textbox style="mso-fit-shape-to-text:t" inset="0,0,0,0">
                  <w:txbxContent>
                    <w:p w14:paraId="4D7A1B72" w14:textId="77777777" w:rsidR="00170BB6" w:rsidRPr="00D06394" w:rsidRDefault="00170BB6" w:rsidP="00430FDA">
                      <w:pPr>
                        <w:pStyle w:val="Caption"/>
                        <w:jc w:val="center"/>
                        <w:rPr>
                          <w:noProof/>
                        </w:rPr>
                      </w:pPr>
                      <w:bookmarkStart w:id="88" w:name="_Toc6993087"/>
                      <w:r w:rsidRPr="00430FDA">
                        <w:rPr>
                          <w:rFonts w:ascii="Times New Roman" w:hAnsi="Times New Roman" w:cs="Times New Roman"/>
                          <w:color w:val="000000" w:themeColor="text1"/>
                          <w:sz w:val="26"/>
                          <w:szCs w:val="26"/>
                        </w:rPr>
                        <w:t>Hình 3.2.</w:t>
                      </w:r>
                      <w:r w:rsidRPr="00430FDA">
                        <w:rPr>
                          <w:rFonts w:ascii="Times New Roman" w:hAnsi="Times New Roman" w:cs="Times New Roman"/>
                          <w:color w:val="000000" w:themeColor="text1"/>
                          <w:sz w:val="26"/>
                          <w:szCs w:val="26"/>
                        </w:rPr>
                        <w:fldChar w:fldCharType="begin"/>
                      </w:r>
                      <w:r w:rsidRPr="00430FDA">
                        <w:rPr>
                          <w:rFonts w:ascii="Times New Roman" w:hAnsi="Times New Roman" w:cs="Times New Roman"/>
                          <w:color w:val="000000" w:themeColor="text1"/>
                          <w:sz w:val="26"/>
                          <w:szCs w:val="26"/>
                        </w:rPr>
                        <w:instrText xml:space="preserve"> SEQ Hình \* ARABIC </w:instrText>
                      </w:r>
                      <w:r w:rsidRPr="00430FD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26</w:t>
                      </w:r>
                      <w:r w:rsidRPr="00430FDA">
                        <w:rPr>
                          <w:rFonts w:ascii="Times New Roman" w:hAnsi="Times New Roman" w:cs="Times New Roman"/>
                          <w:color w:val="000000" w:themeColor="text1"/>
                          <w:sz w:val="26"/>
                          <w:szCs w:val="26"/>
                        </w:rPr>
                        <w:fldChar w:fldCharType="end"/>
                      </w:r>
                      <w:r w:rsidRPr="00430FDA">
                        <w:rPr>
                          <w:color w:val="000000" w:themeColor="text1"/>
                        </w:rPr>
                        <w:t xml:space="preserve"> </w:t>
                      </w:r>
                      <w:r w:rsidRPr="00B968DB">
                        <w:rPr>
                          <w:rFonts w:ascii="Times New Roman" w:hAnsi="Times New Roman" w:cs="Times New Roman"/>
                          <w:color w:val="000000" w:themeColor="text1"/>
                          <w:sz w:val="26"/>
                          <w:szCs w:val="26"/>
                        </w:rPr>
                        <w:t>Sơ đồ hoạt động - Xem danh sách đơn hàng</w:t>
                      </w:r>
                      <w:bookmarkEnd w:id="88"/>
                    </w:p>
                  </w:txbxContent>
                </v:textbox>
                <w10:wrap type="topAndBottom"/>
              </v:shape>
            </w:pict>
          </mc:Fallback>
        </mc:AlternateContent>
      </w:r>
      <w:r w:rsidR="003508D8" w:rsidRPr="00C60B13">
        <w:rPr>
          <w:rFonts w:ascii="Times New Roman" w:hAnsi="Times New Roman" w:cs="Times New Roman"/>
          <w:noProof/>
          <w:sz w:val="28"/>
          <w:szCs w:val="28"/>
        </w:rPr>
        <w:drawing>
          <wp:anchor distT="0" distB="0" distL="114300" distR="114300" simplePos="0" relativeHeight="251700224" behindDoc="0" locked="0" layoutInCell="1" allowOverlap="1" wp14:anchorId="4AA75222" wp14:editId="1006BB5F">
            <wp:simplePos x="0" y="0"/>
            <wp:positionH relativeFrom="page">
              <wp:align>center</wp:align>
            </wp:positionH>
            <wp:positionV relativeFrom="paragraph">
              <wp:posOffset>295275</wp:posOffset>
            </wp:positionV>
            <wp:extent cx="4295775" cy="39052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14:paraId="5CC07E46" w14:textId="77777777" w:rsidR="003508D8" w:rsidRPr="00C60B13" w:rsidRDefault="003508D8" w:rsidP="00C60B13">
      <w:pPr>
        <w:spacing w:line="360" w:lineRule="auto"/>
        <w:jc w:val="both"/>
        <w:rPr>
          <w:rFonts w:ascii="Times New Roman" w:hAnsi="Times New Roman" w:cs="Times New Roman"/>
          <w:b/>
          <w:sz w:val="28"/>
          <w:szCs w:val="28"/>
        </w:rPr>
      </w:pPr>
    </w:p>
    <w:p w14:paraId="5FB93C70" w14:textId="77777777" w:rsidR="00A166E7" w:rsidRPr="00C60B13" w:rsidRDefault="00A166E7" w:rsidP="00C60B13">
      <w:pPr>
        <w:pStyle w:val="ListParagraph"/>
        <w:numPr>
          <w:ilvl w:val="0"/>
          <w:numId w:val="24"/>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4272AC" w:rsidRPr="00C60B13" w14:paraId="49B9F088" w14:textId="77777777" w:rsidTr="007D7DF7">
        <w:trPr>
          <w:trHeight w:val="398"/>
        </w:trPr>
        <w:tc>
          <w:tcPr>
            <w:tcW w:w="563" w:type="dxa"/>
            <w:shd w:val="clear" w:color="auto" w:fill="F2F2F2" w:themeFill="background1" w:themeFillShade="F2"/>
          </w:tcPr>
          <w:p w14:paraId="60507BF0" w14:textId="77777777"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0AAF8B92" w14:textId="77777777"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14:paraId="0B8A0A4D" w14:textId="77777777" w:rsidR="004272AC" w:rsidRPr="00C60B13" w:rsidRDefault="004272A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4272AC" w:rsidRPr="00C60B13" w14:paraId="711DB095" w14:textId="77777777" w:rsidTr="007D7DF7">
        <w:trPr>
          <w:trHeight w:val="381"/>
        </w:trPr>
        <w:tc>
          <w:tcPr>
            <w:tcW w:w="563" w:type="dxa"/>
          </w:tcPr>
          <w:p w14:paraId="7D4D72F6" w14:textId="77777777"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1F40343E" w14:textId="77777777"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hàng</w:t>
            </w:r>
          </w:p>
        </w:tc>
        <w:tc>
          <w:tcPr>
            <w:tcW w:w="5761" w:type="dxa"/>
          </w:tcPr>
          <w:p w14:paraId="7D20DF26" w14:textId="77777777"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4272AC" w:rsidRPr="00C60B13" w14:paraId="25ADE3B3" w14:textId="77777777" w:rsidTr="007D7DF7">
        <w:trPr>
          <w:trHeight w:val="398"/>
        </w:trPr>
        <w:tc>
          <w:tcPr>
            <w:tcW w:w="563" w:type="dxa"/>
          </w:tcPr>
          <w:p w14:paraId="1B0C4708" w14:textId="77777777"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410DBDF8" w14:textId="77777777"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xem </w:t>
            </w:r>
            <w:r w:rsidR="007F43AF" w:rsidRPr="00C60B13">
              <w:rPr>
                <w:rFonts w:ascii="Times New Roman" w:hAnsi="Times New Roman" w:cs="Times New Roman"/>
                <w:sz w:val="28"/>
                <w:szCs w:val="28"/>
              </w:rPr>
              <w:t xml:space="preserve">danh sách </w:t>
            </w:r>
            <w:r w:rsidRPr="00C60B13">
              <w:rPr>
                <w:rFonts w:ascii="Times New Roman" w:hAnsi="Times New Roman" w:cs="Times New Roman"/>
                <w:sz w:val="28"/>
                <w:szCs w:val="28"/>
              </w:rPr>
              <w:t xml:space="preserve"> đơn hàng</w:t>
            </w:r>
          </w:p>
        </w:tc>
        <w:tc>
          <w:tcPr>
            <w:tcW w:w="5761" w:type="dxa"/>
          </w:tcPr>
          <w:p w14:paraId="473DB88C" w14:textId="77777777" w:rsidR="004272AC"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w:t>
            </w:r>
            <w:r w:rsidR="004272AC" w:rsidRPr="00C60B13">
              <w:rPr>
                <w:rFonts w:ascii="Times New Roman" w:hAnsi="Times New Roman" w:cs="Times New Roman"/>
                <w:sz w:val="28"/>
                <w:szCs w:val="28"/>
              </w:rPr>
              <w:t xml:space="preserve">iển giao diện </w:t>
            </w:r>
            <w:r w:rsidR="007F43AF" w:rsidRPr="00C60B13">
              <w:rPr>
                <w:rFonts w:ascii="Times New Roman" w:hAnsi="Times New Roman" w:cs="Times New Roman"/>
                <w:sz w:val="28"/>
                <w:szCs w:val="28"/>
              </w:rPr>
              <w:t>danh sách</w:t>
            </w:r>
            <w:r w:rsidR="004272AC" w:rsidRPr="00C60B13">
              <w:rPr>
                <w:rFonts w:ascii="Times New Roman" w:hAnsi="Times New Roman" w:cs="Times New Roman"/>
                <w:sz w:val="28"/>
                <w:szCs w:val="28"/>
              </w:rPr>
              <w:t xml:space="preserve"> đơn đặt hàng</w:t>
            </w:r>
          </w:p>
          <w:p w14:paraId="25DDAA74" w14:textId="77777777" w:rsidR="00FB78F8" w:rsidRPr="00C60B13" w:rsidRDefault="00FB78F8"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14:paraId="43E0E494" w14:textId="77777777" w:rsidR="00FB78F8" w:rsidRPr="00C60B13" w:rsidRDefault="00FB78F8"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4272AC" w:rsidRPr="00C60B13" w14:paraId="6B5AD117" w14:textId="77777777" w:rsidTr="007D7DF7">
        <w:trPr>
          <w:trHeight w:val="398"/>
        </w:trPr>
        <w:tc>
          <w:tcPr>
            <w:tcW w:w="563" w:type="dxa"/>
          </w:tcPr>
          <w:p w14:paraId="1B050D04" w14:textId="77777777"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2BD114C4" w14:textId="77777777" w:rsidR="004272AC" w:rsidRPr="00C60B13" w:rsidRDefault="004272A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14:paraId="0F167388" w14:textId="77777777" w:rsidR="004272AC" w:rsidRPr="00C60B13" w:rsidRDefault="004272AC"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14:paraId="16145166" w14:textId="77777777" w:rsidR="003508D8" w:rsidRPr="00C60B13" w:rsidRDefault="003508D8" w:rsidP="00C60B13">
      <w:pPr>
        <w:spacing w:line="360" w:lineRule="auto"/>
        <w:jc w:val="both"/>
        <w:rPr>
          <w:rFonts w:ascii="Times New Roman" w:hAnsi="Times New Roman" w:cs="Times New Roman"/>
          <w:b/>
          <w:sz w:val="28"/>
          <w:szCs w:val="28"/>
        </w:rPr>
      </w:pPr>
    </w:p>
    <w:p w14:paraId="24837B37" w14:textId="77777777"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e. Thêm mới đơn trả hàng</w:t>
      </w:r>
    </w:p>
    <w:p w14:paraId="631AB98E" w14:textId="77777777" w:rsidR="007D7DF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14:paraId="134D6EDB" w14:textId="77777777" w:rsidR="0016719C" w:rsidRPr="00C60B13" w:rsidRDefault="007E3D9E"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6D4ED6E5" wp14:editId="0496EF8E">
            <wp:extent cx="5972175" cy="5035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14:paraId="1CA27B1D" w14:textId="77777777" w:rsidR="007C505F" w:rsidRPr="00C60B13" w:rsidRDefault="0016719C" w:rsidP="005C7AAD">
      <w:pPr>
        <w:pStyle w:val="Caption"/>
        <w:spacing w:line="360" w:lineRule="auto"/>
        <w:jc w:val="center"/>
        <w:rPr>
          <w:rFonts w:ascii="Times New Roman" w:hAnsi="Times New Roman" w:cs="Times New Roman"/>
          <w:sz w:val="28"/>
          <w:szCs w:val="28"/>
        </w:rPr>
      </w:pPr>
      <w:bookmarkStart w:id="89" w:name="_Toc6993088"/>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27</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trả hàng</w:t>
      </w:r>
      <w:bookmarkEnd w:id="89"/>
    </w:p>
    <w:p w14:paraId="2059B9D0" w14:textId="77777777" w:rsidR="00327364" w:rsidRDefault="00327364">
      <w:pPr>
        <w:rPr>
          <w:rFonts w:ascii="Times New Roman" w:hAnsi="Times New Roman" w:cs="Times New Roman"/>
          <w:sz w:val="28"/>
          <w:szCs w:val="28"/>
        </w:rPr>
      </w:pPr>
      <w:r>
        <w:rPr>
          <w:rFonts w:ascii="Times New Roman" w:hAnsi="Times New Roman" w:cs="Times New Roman"/>
          <w:sz w:val="28"/>
          <w:szCs w:val="28"/>
        </w:rPr>
        <w:br w:type="page"/>
      </w:r>
    </w:p>
    <w:p w14:paraId="2D3A35D5" w14:textId="77777777"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D87926" w:rsidRPr="00C60B13" w14:paraId="0E6A1C48" w14:textId="77777777" w:rsidTr="003D4D4F">
        <w:trPr>
          <w:trHeight w:val="398"/>
        </w:trPr>
        <w:tc>
          <w:tcPr>
            <w:tcW w:w="563" w:type="dxa"/>
            <w:shd w:val="clear" w:color="auto" w:fill="F2F2F2" w:themeFill="background1" w:themeFillShade="F2"/>
          </w:tcPr>
          <w:p w14:paraId="2D2FFAFB" w14:textId="77777777"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24BC376B" w14:textId="77777777"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14:paraId="63A6BB3E" w14:textId="77777777" w:rsidR="00D87926" w:rsidRPr="00C60B13" w:rsidRDefault="00D87926"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D87926" w:rsidRPr="00C60B13" w14:paraId="098A27D8" w14:textId="77777777" w:rsidTr="003D4D4F">
        <w:trPr>
          <w:trHeight w:val="381"/>
        </w:trPr>
        <w:tc>
          <w:tcPr>
            <w:tcW w:w="563" w:type="dxa"/>
          </w:tcPr>
          <w:p w14:paraId="17CBB912" w14:textId="77777777"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7D87A2E1" w14:textId="77777777"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trả hàng</w:t>
            </w:r>
          </w:p>
        </w:tc>
        <w:tc>
          <w:tcPr>
            <w:tcW w:w="5761" w:type="dxa"/>
          </w:tcPr>
          <w:p w14:paraId="57808C8B" w14:textId="77777777"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trả hàng</w:t>
            </w:r>
          </w:p>
          <w:p w14:paraId="799CA59B" w14:textId="77777777" w:rsidR="00D87926" w:rsidRPr="00C60B13" w:rsidRDefault="00D87926"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Nút trả hàng chỉ có trên các đơn hàng có trạng thái xuất kho</w:t>
            </w:r>
          </w:p>
        </w:tc>
      </w:tr>
      <w:tr w:rsidR="00D87926" w:rsidRPr="00C60B13" w14:paraId="3D52F0F9" w14:textId="77777777" w:rsidTr="003D4D4F">
        <w:trPr>
          <w:trHeight w:val="398"/>
        </w:trPr>
        <w:tc>
          <w:tcPr>
            <w:tcW w:w="563" w:type="dxa"/>
          </w:tcPr>
          <w:p w14:paraId="142738C0" w14:textId="77777777"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3FB8E8D4" w14:textId="77777777"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w:t>
            </w:r>
            <w:r w:rsidR="00901CDF" w:rsidRPr="00C60B13">
              <w:rPr>
                <w:rFonts w:ascii="Times New Roman" w:hAnsi="Times New Roman" w:cs="Times New Roman"/>
                <w:sz w:val="28"/>
                <w:szCs w:val="28"/>
              </w:rPr>
              <w:t>giao diện thêm mới đơn trả hàng</w:t>
            </w:r>
          </w:p>
        </w:tc>
        <w:tc>
          <w:tcPr>
            <w:tcW w:w="5761" w:type="dxa"/>
          </w:tcPr>
          <w:p w14:paraId="33C8E701" w14:textId="77777777" w:rsidR="00D87926" w:rsidRPr="00C60B13" w:rsidRDefault="00901CDF"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form thêm mới đơn trả hàng</w:t>
            </w:r>
          </w:p>
        </w:tc>
      </w:tr>
      <w:tr w:rsidR="00D87926" w:rsidRPr="00C60B13" w14:paraId="2F480C4B" w14:textId="77777777" w:rsidTr="003D4D4F">
        <w:trPr>
          <w:trHeight w:val="398"/>
        </w:trPr>
        <w:tc>
          <w:tcPr>
            <w:tcW w:w="563" w:type="dxa"/>
          </w:tcPr>
          <w:p w14:paraId="31F3519B" w14:textId="77777777" w:rsidR="00D87926" w:rsidRPr="00C60B13" w:rsidRDefault="00D8792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5E8E7648" w14:textId="77777777" w:rsidR="00D87926" w:rsidRPr="00C60B13" w:rsidRDefault="00166DD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Nhập thông tin trả hàng</w:t>
            </w:r>
          </w:p>
        </w:tc>
        <w:tc>
          <w:tcPr>
            <w:tcW w:w="5761" w:type="dxa"/>
          </w:tcPr>
          <w:p w14:paraId="1A5C933B" w14:textId="77777777" w:rsidR="00D87926"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dùng nhập thông tin đơn trả hàng: mã đơn hàng, ghi chú, ngày chứng từ</w:t>
            </w:r>
          </w:p>
          <w:p w14:paraId="6C890790" w14:textId="77777777"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Chọn sản phẩm cần trả</w:t>
            </w:r>
          </w:p>
          <w:p w14:paraId="5FF403F1" w14:textId="77777777" w:rsidR="00166DD1" w:rsidRPr="00C60B13" w:rsidRDefault="00166DD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số lượng cần trả </w:t>
            </w:r>
          </w:p>
        </w:tc>
      </w:tr>
      <w:tr w:rsidR="003323E5" w:rsidRPr="00C60B13" w14:paraId="5CDD9BE0" w14:textId="77777777" w:rsidTr="003D4D4F">
        <w:trPr>
          <w:trHeight w:val="398"/>
        </w:trPr>
        <w:tc>
          <w:tcPr>
            <w:tcW w:w="563" w:type="dxa"/>
          </w:tcPr>
          <w:p w14:paraId="7A0C679E" w14:textId="77777777"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14:paraId="48F01873" w14:textId="77777777" w:rsidR="003323E5" w:rsidRPr="00C60B13" w:rsidRDefault="003323E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14:paraId="3DE6DDF4" w14:textId="77777777" w:rsidR="003323E5" w:rsidRPr="00C60B13" w:rsidRDefault="003323E5"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trả hàng</w:t>
            </w:r>
          </w:p>
        </w:tc>
      </w:tr>
      <w:tr w:rsidR="00BB010F" w:rsidRPr="00C60B13" w14:paraId="318151E2" w14:textId="77777777" w:rsidTr="003D4D4F">
        <w:trPr>
          <w:trHeight w:val="398"/>
        </w:trPr>
        <w:tc>
          <w:tcPr>
            <w:tcW w:w="563" w:type="dxa"/>
          </w:tcPr>
          <w:p w14:paraId="3CB1D018" w14:textId="77777777"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14:paraId="0C88FBE5" w14:textId="77777777" w:rsidR="00BB010F" w:rsidRPr="00C60B13" w:rsidRDefault="00BB010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trả hàng</w:t>
            </w:r>
          </w:p>
        </w:tc>
        <w:tc>
          <w:tcPr>
            <w:tcW w:w="5761" w:type="dxa"/>
          </w:tcPr>
          <w:p w14:paraId="7E342521" w14:textId="77777777" w:rsidR="00BB010F" w:rsidRPr="00C60B13" w:rsidRDefault="00BB010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trả hàng</w:t>
            </w:r>
          </w:p>
        </w:tc>
      </w:tr>
      <w:tr w:rsidR="008C2D99" w:rsidRPr="00C60B13" w14:paraId="355CAA77" w14:textId="77777777" w:rsidTr="003D4D4F">
        <w:trPr>
          <w:trHeight w:val="398"/>
        </w:trPr>
        <w:tc>
          <w:tcPr>
            <w:tcW w:w="563" w:type="dxa"/>
          </w:tcPr>
          <w:p w14:paraId="492F1E59" w14:textId="77777777"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14:paraId="2FAC0E9B" w14:textId="77777777" w:rsidR="008C2D99" w:rsidRPr="00C60B13" w:rsidRDefault="008C2D9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thoát</w:t>
            </w:r>
          </w:p>
        </w:tc>
        <w:tc>
          <w:tcPr>
            <w:tcW w:w="5761" w:type="dxa"/>
          </w:tcPr>
          <w:p w14:paraId="76B914B7" w14:textId="77777777" w:rsidR="008C2D99" w:rsidRPr="00C60B13" w:rsidRDefault="008C2D99"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thoát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3E2D6D" w:rsidRPr="00C60B13" w14:paraId="2B5122F2" w14:textId="77777777" w:rsidTr="003D4D4F">
        <w:trPr>
          <w:trHeight w:val="398"/>
        </w:trPr>
        <w:tc>
          <w:tcPr>
            <w:tcW w:w="563" w:type="dxa"/>
          </w:tcPr>
          <w:p w14:paraId="3F0465FB" w14:textId="77777777"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14:paraId="26C9245A" w14:textId="77777777"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14:paraId="0D846631" w14:textId="77777777"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3E2D6D" w:rsidRPr="00C60B13" w14:paraId="6A220943" w14:textId="77777777" w:rsidTr="003D4D4F">
        <w:trPr>
          <w:trHeight w:val="398"/>
        </w:trPr>
        <w:tc>
          <w:tcPr>
            <w:tcW w:w="563" w:type="dxa"/>
          </w:tcPr>
          <w:p w14:paraId="62B659C8" w14:textId="77777777"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14:paraId="089F2C85" w14:textId="77777777" w:rsidR="003E2D6D" w:rsidRPr="00C60B13" w:rsidRDefault="003E2D6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14:paraId="5D7B9C24" w14:textId="77777777" w:rsidR="003E2D6D" w:rsidRPr="00C60B13" w:rsidRDefault="003E2D6D"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w:t>
            </w:r>
            <w:r w:rsidR="00C17903" w:rsidRPr="00C60B13">
              <w:rPr>
                <w:rFonts w:ascii="Times New Roman" w:hAnsi="Times New Roman" w:cs="Times New Roman"/>
                <w:sz w:val="28"/>
                <w:szCs w:val="28"/>
              </w:rPr>
              <w:t>ể</w:t>
            </w:r>
            <w:r w:rsidRPr="00C60B13">
              <w:rPr>
                <w:rFonts w:ascii="Times New Roman" w:hAnsi="Times New Roman" w:cs="Times New Roman"/>
                <w:sz w:val="28"/>
                <w:szCs w:val="28"/>
              </w:rPr>
              <w:t>n thị thông báo lỗi</w:t>
            </w:r>
          </w:p>
        </w:tc>
      </w:tr>
    </w:tbl>
    <w:p w14:paraId="36CA36AB" w14:textId="77777777" w:rsidR="00D87926" w:rsidRPr="00C60B13" w:rsidRDefault="00D87926" w:rsidP="00C60B13">
      <w:pPr>
        <w:spacing w:line="360" w:lineRule="auto"/>
        <w:jc w:val="both"/>
        <w:rPr>
          <w:rFonts w:ascii="Times New Roman" w:hAnsi="Times New Roman" w:cs="Times New Roman"/>
          <w:b/>
          <w:sz w:val="28"/>
          <w:szCs w:val="28"/>
        </w:rPr>
      </w:pPr>
    </w:p>
    <w:p w14:paraId="06A0041C" w14:textId="77777777" w:rsidR="00027393" w:rsidRDefault="00027393">
      <w:pPr>
        <w:rPr>
          <w:rFonts w:ascii="Times New Roman" w:hAnsi="Times New Roman" w:cs="Times New Roman"/>
          <w:b/>
          <w:sz w:val="28"/>
          <w:szCs w:val="28"/>
        </w:rPr>
      </w:pPr>
      <w:r>
        <w:rPr>
          <w:rFonts w:ascii="Times New Roman" w:hAnsi="Times New Roman" w:cs="Times New Roman"/>
          <w:b/>
          <w:sz w:val="28"/>
          <w:szCs w:val="28"/>
        </w:rPr>
        <w:br w:type="page"/>
      </w:r>
    </w:p>
    <w:p w14:paraId="43CA4C4F" w14:textId="77777777" w:rsidR="00DC344A" w:rsidRPr="00C60B13" w:rsidRDefault="00DC344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f. Xem chi tiết đơn trả hàng</w:t>
      </w:r>
    </w:p>
    <w:p w14:paraId="42DE5DFF" w14:textId="77777777"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14:paraId="67C8DDAB" w14:textId="77777777" w:rsidR="00A166E7" w:rsidRPr="00AC33CE" w:rsidRDefault="007E78F0" w:rsidP="00AC33CE">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18656" behindDoc="0" locked="0" layoutInCell="1" allowOverlap="1" wp14:anchorId="2D70BE7A" wp14:editId="59482862">
                <wp:simplePos x="0" y="0"/>
                <wp:positionH relativeFrom="column">
                  <wp:posOffset>833755</wp:posOffset>
                </wp:positionH>
                <wp:positionV relativeFrom="paragraph">
                  <wp:posOffset>4052570</wp:posOffset>
                </wp:positionV>
                <wp:extent cx="4295775"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68951ED" w14:textId="77777777" w:rsidR="00170BB6" w:rsidRPr="007E78F0" w:rsidRDefault="00170BB6"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70BE7A" id="Text Box 71" o:spid="_x0000_s1040" type="#_x0000_t202" style="position:absolute;left:0;text-align:left;margin-left:65.65pt;margin-top:319.1pt;width:338.2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7lrMQIAAGc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" stroked="f">
                <v:textbox style="mso-fit-shape-to-text:t" inset="0,0,0,0">
                  <w:txbxContent>
                    <w:p w14:paraId="068951ED" w14:textId="77777777" w:rsidR="00170BB6" w:rsidRPr="007E78F0" w:rsidRDefault="00170BB6" w:rsidP="007E78F0">
                      <w:pPr>
                        <w:pStyle w:val="Caption"/>
                        <w:jc w:val="center"/>
                        <w:rPr>
                          <w:rFonts w:ascii="Times New Roman" w:hAnsi="Times New Roman" w:cs="Times New Roman"/>
                          <w:noProof/>
                          <w:color w:val="000000" w:themeColor="text1"/>
                          <w:sz w:val="26"/>
                          <w:szCs w:val="26"/>
                        </w:rPr>
                      </w:pPr>
                      <w:r w:rsidRPr="007E78F0">
                        <w:rPr>
                          <w:rFonts w:ascii="Times New Roman" w:hAnsi="Times New Roman" w:cs="Times New Roman"/>
                          <w:color w:val="000000" w:themeColor="text1"/>
                          <w:sz w:val="26"/>
                          <w:szCs w:val="26"/>
                        </w:rPr>
                        <w:t>Hình 3.2.17 Sơ đồ hoạt động - Xem chi tiết đơn trả hàng</w:t>
                      </w:r>
                    </w:p>
                  </w:txbxContent>
                </v:textbox>
                <w10:wrap type="topAndBottom"/>
              </v:shape>
            </w:pict>
          </mc:Fallback>
        </mc:AlternateContent>
      </w:r>
      <w:r w:rsidR="00744B3A" w:rsidRPr="00C60B13">
        <w:rPr>
          <w:noProof/>
        </w:rPr>
        <mc:AlternateContent>
          <mc:Choice Requires="wps">
            <w:drawing>
              <wp:anchor distT="0" distB="0" distL="114300" distR="114300" simplePos="0" relativeHeight="251739136" behindDoc="0" locked="0" layoutInCell="1" allowOverlap="1" wp14:anchorId="40421E2E" wp14:editId="438C97BD">
                <wp:simplePos x="0" y="0"/>
                <wp:positionH relativeFrom="column">
                  <wp:posOffset>833755</wp:posOffset>
                </wp:positionH>
                <wp:positionV relativeFrom="paragraph">
                  <wp:posOffset>4052570</wp:posOffset>
                </wp:positionV>
                <wp:extent cx="4295775" cy="635"/>
                <wp:effectExtent l="0" t="0" r="0" b="0"/>
                <wp:wrapTopAndBottom/>
                <wp:docPr id="81" name="Text Box 8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168DE025" w14:textId="77777777" w:rsidR="00170BB6" w:rsidRPr="00C84027" w:rsidRDefault="00170BB6" w:rsidP="00744B3A">
                            <w:pPr>
                              <w:pStyle w:val="Caption"/>
                              <w:jc w:val="center"/>
                              <w:rPr>
                                <w:noProof/>
                              </w:rPr>
                            </w:pPr>
                            <w:bookmarkStart w:id="90" w:name="_Toc6993089"/>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421E2E" id="Text Box 81" o:spid="_x0000_s1041" type="#_x0000_t202" style="position:absolute;left:0;text-align:left;margin-left:65.65pt;margin-top:319.1pt;width:338.2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" stroked="f">
                <v:textbox style="mso-fit-shape-to-text:t" inset="0,0,0,0">
                  <w:txbxContent>
                    <w:p w14:paraId="168DE025" w14:textId="77777777" w:rsidR="00170BB6" w:rsidRPr="00C84027" w:rsidRDefault="00170BB6" w:rsidP="00744B3A">
                      <w:pPr>
                        <w:pStyle w:val="Caption"/>
                        <w:jc w:val="center"/>
                        <w:rPr>
                          <w:noProof/>
                        </w:rPr>
                      </w:pPr>
                      <w:bookmarkStart w:id="91" w:name="_Toc6993089"/>
                      <w:r w:rsidRPr="00744B3A">
                        <w:rPr>
                          <w:rFonts w:ascii="Times New Roman" w:hAnsi="Times New Roman" w:cs="Times New Roman"/>
                          <w:color w:val="000000" w:themeColor="text1"/>
                          <w:sz w:val="26"/>
                          <w:szCs w:val="26"/>
                        </w:rPr>
                        <w:t>Hình 3.2.</w:t>
                      </w:r>
                      <w:r w:rsidRPr="00744B3A">
                        <w:rPr>
                          <w:rFonts w:ascii="Times New Roman" w:hAnsi="Times New Roman" w:cs="Times New Roman"/>
                          <w:color w:val="000000" w:themeColor="text1"/>
                          <w:sz w:val="26"/>
                          <w:szCs w:val="26"/>
                        </w:rPr>
                        <w:fldChar w:fldCharType="begin"/>
                      </w:r>
                      <w:r w:rsidRPr="00744B3A">
                        <w:rPr>
                          <w:rFonts w:ascii="Times New Roman" w:hAnsi="Times New Roman" w:cs="Times New Roman"/>
                          <w:color w:val="000000" w:themeColor="text1"/>
                          <w:sz w:val="26"/>
                          <w:szCs w:val="26"/>
                        </w:rPr>
                        <w:instrText xml:space="preserve"> SEQ Hình \* ARABIC </w:instrText>
                      </w:r>
                      <w:r w:rsidRPr="00744B3A">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28</w:t>
                      </w:r>
                      <w:r w:rsidRPr="00744B3A">
                        <w:rPr>
                          <w:rFonts w:ascii="Times New Roman" w:hAnsi="Times New Roman" w:cs="Times New Roman"/>
                          <w:color w:val="000000" w:themeColor="text1"/>
                          <w:sz w:val="26"/>
                          <w:szCs w:val="26"/>
                        </w:rPr>
                        <w:fldChar w:fldCharType="end"/>
                      </w:r>
                      <w:r w:rsidRPr="00744B3A">
                        <w:rPr>
                          <w:color w:val="000000" w:themeColor="text1"/>
                        </w:rPr>
                        <w:t xml:space="preserve"> </w:t>
                      </w:r>
                      <w:r w:rsidRPr="007E78F0">
                        <w:rPr>
                          <w:rFonts w:ascii="Times New Roman" w:hAnsi="Times New Roman" w:cs="Times New Roman"/>
                          <w:color w:val="000000" w:themeColor="text1"/>
                          <w:sz w:val="26"/>
                          <w:szCs w:val="26"/>
                        </w:rPr>
                        <w:t>Sơ đồ hoạt động - Xem chi tiết đơn trả hàng</w:t>
                      </w:r>
                      <w:bookmarkEnd w:id="91"/>
                    </w:p>
                  </w:txbxContent>
                </v:textbox>
                <w10:wrap type="topAndBottom"/>
              </v:shape>
            </w:pict>
          </mc:Fallback>
        </mc:AlternateContent>
      </w:r>
      <w:r w:rsidR="00BA25EE" w:rsidRPr="00C60B13">
        <w:rPr>
          <w:noProof/>
        </w:rPr>
        <w:drawing>
          <wp:anchor distT="0" distB="0" distL="114300" distR="114300" simplePos="0" relativeHeight="251702272" behindDoc="0" locked="0" layoutInCell="1" allowOverlap="1" wp14:anchorId="03A5FD03" wp14:editId="11E81D48">
            <wp:simplePos x="0" y="0"/>
            <wp:positionH relativeFrom="margin">
              <wp:align>center</wp:align>
            </wp:positionH>
            <wp:positionV relativeFrom="paragraph">
              <wp:posOffset>90639</wp:posOffset>
            </wp:positionV>
            <wp:extent cx="4295775" cy="3905250"/>
            <wp:effectExtent l="0" t="0" r="952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AC33CE">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BA25EE" w:rsidRPr="00C60B13" w14:paraId="7A3D0DF6" w14:textId="77777777" w:rsidTr="003D4D4F">
        <w:trPr>
          <w:trHeight w:val="398"/>
        </w:trPr>
        <w:tc>
          <w:tcPr>
            <w:tcW w:w="563" w:type="dxa"/>
            <w:shd w:val="clear" w:color="auto" w:fill="F2F2F2" w:themeFill="background1" w:themeFillShade="F2"/>
          </w:tcPr>
          <w:p w14:paraId="1FECE7C1" w14:textId="77777777"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5E83898A" w14:textId="77777777"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14:paraId="77405656" w14:textId="77777777" w:rsidR="00BA25EE" w:rsidRPr="00C60B13" w:rsidRDefault="00BA25EE"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BA25EE" w:rsidRPr="00C60B13" w14:paraId="522978EC" w14:textId="77777777" w:rsidTr="003D4D4F">
        <w:trPr>
          <w:trHeight w:val="381"/>
        </w:trPr>
        <w:tc>
          <w:tcPr>
            <w:tcW w:w="563" w:type="dxa"/>
          </w:tcPr>
          <w:p w14:paraId="134D85CA" w14:textId="77777777"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20124DC2" w14:textId="77777777"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14:paraId="793DC7DE" w14:textId="77777777"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Trên giao diện danh sách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r>
      <w:tr w:rsidR="00BA25EE" w:rsidRPr="00C60B13" w14:paraId="5C6E56F7" w14:textId="77777777" w:rsidTr="003D4D4F">
        <w:trPr>
          <w:trHeight w:val="398"/>
        </w:trPr>
        <w:tc>
          <w:tcPr>
            <w:tcW w:w="563" w:type="dxa"/>
          </w:tcPr>
          <w:p w14:paraId="1C10D785" w14:textId="77777777"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4D28BE5D" w14:textId="77777777"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w:t>
            </w:r>
            <w:r w:rsidR="004D0F92" w:rsidRPr="00C60B13">
              <w:rPr>
                <w:rFonts w:ascii="Times New Roman" w:hAnsi="Times New Roman" w:cs="Times New Roman"/>
                <w:sz w:val="28"/>
                <w:szCs w:val="28"/>
              </w:rPr>
              <w:t xml:space="preserve"> trả</w:t>
            </w:r>
            <w:r w:rsidRPr="00C60B13">
              <w:rPr>
                <w:rFonts w:ascii="Times New Roman" w:hAnsi="Times New Roman" w:cs="Times New Roman"/>
                <w:sz w:val="28"/>
                <w:szCs w:val="28"/>
              </w:rPr>
              <w:t xml:space="preserve"> hàng</w:t>
            </w:r>
          </w:p>
        </w:tc>
        <w:tc>
          <w:tcPr>
            <w:tcW w:w="5761" w:type="dxa"/>
          </w:tcPr>
          <w:p w14:paraId="2F1BE6B4" w14:textId="77777777"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4D0F92" w:rsidRPr="00C60B13">
              <w:rPr>
                <w:rFonts w:ascii="Times New Roman" w:hAnsi="Times New Roman" w:cs="Times New Roman"/>
                <w:sz w:val="28"/>
                <w:szCs w:val="28"/>
              </w:rPr>
              <w:t>trả</w:t>
            </w:r>
            <w:r w:rsidRPr="00C60B13">
              <w:rPr>
                <w:rFonts w:ascii="Times New Roman" w:hAnsi="Times New Roman" w:cs="Times New Roman"/>
                <w:sz w:val="28"/>
                <w:szCs w:val="28"/>
              </w:rPr>
              <w:t xml:space="preserve"> hàng</w:t>
            </w:r>
          </w:p>
        </w:tc>
      </w:tr>
      <w:tr w:rsidR="00BA25EE" w:rsidRPr="00C60B13" w14:paraId="405D2B50" w14:textId="77777777" w:rsidTr="003D4D4F">
        <w:trPr>
          <w:trHeight w:val="398"/>
        </w:trPr>
        <w:tc>
          <w:tcPr>
            <w:tcW w:w="563" w:type="dxa"/>
          </w:tcPr>
          <w:p w14:paraId="100B17D4" w14:textId="77777777"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149DC82E" w14:textId="77777777" w:rsidR="00BA25EE" w:rsidRPr="00C60B13" w:rsidRDefault="00BA25EE"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14:paraId="04154DFA" w14:textId="77777777" w:rsidR="00BA25EE" w:rsidRPr="00C60B13" w:rsidRDefault="00BA25EE"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14:paraId="51537E71" w14:textId="77777777" w:rsidR="00A84B2A" w:rsidRDefault="00A84B2A" w:rsidP="00C60B13">
      <w:pPr>
        <w:spacing w:line="360" w:lineRule="auto"/>
        <w:jc w:val="both"/>
        <w:rPr>
          <w:rFonts w:ascii="Times New Roman" w:hAnsi="Times New Roman" w:cs="Times New Roman"/>
          <w:b/>
          <w:sz w:val="28"/>
          <w:szCs w:val="28"/>
        </w:rPr>
      </w:pPr>
    </w:p>
    <w:p w14:paraId="0B26A1DA" w14:textId="77777777" w:rsidR="00A84B2A" w:rsidRDefault="00A84B2A">
      <w:pPr>
        <w:rPr>
          <w:rFonts w:ascii="Times New Roman" w:hAnsi="Times New Roman" w:cs="Times New Roman"/>
          <w:b/>
          <w:sz w:val="28"/>
          <w:szCs w:val="28"/>
        </w:rPr>
      </w:pPr>
      <w:r>
        <w:rPr>
          <w:rFonts w:ascii="Times New Roman" w:hAnsi="Times New Roman" w:cs="Times New Roman"/>
          <w:b/>
          <w:sz w:val="28"/>
          <w:szCs w:val="28"/>
        </w:rPr>
        <w:br w:type="page"/>
      </w:r>
    </w:p>
    <w:p w14:paraId="641BD1C7" w14:textId="77777777"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g. Xem danh sách đơn trả hàng</w:t>
      </w:r>
    </w:p>
    <w:p w14:paraId="1A4BB83B" w14:textId="77777777"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14:paraId="65E7695A" w14:textId="77777777" w:rsidR="00A166E7" w:rsidRPr="00E02796" w:rsidRDefault="003A5552" w:rsidP="00E02796">
      <w:pPr>
        <w:pStyle w:val="ListParagraph"/>
        <w:numPr>
          <w:ilvl w:val="0"/>
          <w:numId w:val="23"/>
        </w:numPr>
        <w:spacing w:line="360" w:lineRule="auto"/>
        <w:jc w:val="both"/>
        <w:rPr>
          <w:rFonts w:ascii="Times New Roman" w:hAnsi="Times New Roman" w:cs="Times New Roman"/>
          <w:b/>
          <w:sz w:val="28"/>
          <w:szCs w:val="28"/>
        </w:rPr>
      </w:pPr>
      <w:r w:rsidRPr="00C60B13">
        <w:rPr>
          <w:noProof/>
        </w:rPr>
        <mc:AlternateContent>
          <mc:Choice Requires="wps">
            <w:drawing>
              <wp:anchor distT="0" distB="0" distL="114300" distR="114300" simplePos="0" relativeHeight="251720704" behindDoc="0" locked="0" layoutInCell="1" allowOverlap="1" wp14:anchorId="10B807AF" wp14:editId="7F0B84B6">
                <wp:simplePos x="0" y="0"/>
                <wp:positionH relativeFrom="column">
                  <wp:posOffset>833755</wp:posOffset>
                </wp:positionH>
                <wp:positionV relativeFrom="paragraph">
                  <wp:posOffset>3965575</wp:posOffset>
                </wp:positionV>
                <wp:extent cx="4295775"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B339EC0" w14:textId="77777777" w:rsidR="00170BB6" w:rsidRPr="003A5552" w:rsidRDefault="00170BB6"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B807AF" id="Text Box 72" o:spid="_x0000_s1042" type="#_x0000_t202" style="position:absolute;left:0;text-align:left;margin-left:65.65pt;margin-top:312.25pt;width:338.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CI9iPZMQIAAGcEAAAOAAAAAAAAAAAAAAAA&#10;AC4CAABkcnMvZTJvRG9jLnhtbFBLAQItABQABgAIAAAAIQCgsIwh4QAAAAsBAAAPAAAAAAAAAAAA&#10;AAAAAIsEAABkcnMvZG93bnJldi54bWxQSwUGAAAAAAQABADzAAAAmQUAAAAA&#10;" stroked="f">
                <v:textbox style="mso-fit-shape-to-text:t" inset="0,0,0,0">
                  <w:txbxContent>
                    <w:p w14:paraId="3B339EC0" w14:textId="77777777" w:rsidR="00170BB6" w:rsidRPr="003A5552" w:rsidRDefault="00170BB6" w:rsidP="003A5552">
                      <w:pPr>
                        <w:pStyle w:val="Caption"/>
                        <w:jc w:val="center"/>
                        <w:rPr>
                          <w:rFonts w:ascii="Times New Roman" w:hAnsi="Times New Roman" w:cs="Times New Roman"/>
                          <w:noProof/>
                          <w:color w:val="000000" w:themeColor="text1"/>
                          <w:sz w:val="26"/>
                          <w:szCs w:val="26"/>
                        </w:rPr>
                      </w:pPr>
                      <w:r w:rsidRPr="003A5552">
                        <w:rPr>
                          <w:rFonts w:ascii="Times New Roman" w:hAnsi="Times New Roman" w:cs="Times New Roman"/>
                          <w:color w:val="000000" w:themeColor="text1"/>
                          <w:sz w:val="26"/>
                          <w:szCs w:val="26"/>
                        </w:rPr>
                        <w:t>Hình 3.2.18 Sơ đồ hoạt động - Xem danh sách đơn trả hàng</w:t>
                      </w:r>
                    </w:p>
                  </w:txbxContent>
                </v:textbox>
                <w10:wrap type="topAndBottom"/>
              </v:shape>
            </w:pict>
          </mc:Fallback>
        </mc:AlternateContent>
      </w:r>
      <w:r w:rsidR="00B10335" w:rsidRPr="00C60B13">
        <w:rPr>
          <w:noProof/>
        </w:rPr>
        <mc:AlternateContent>
          <mc:Choice Requires="wps">
            <w:drawing>
              <wp:anchor distT="0" distB="0" distL="114300" distR="114300" simplePos="0" relativeHeight="251741184" behindDoc="0" locked="0" layoutInCell="1" allowOverlap="1" wp14:anchorId="77EF2689" wp14:editId="2CA64FAE">
                <wp:simplePos x="0" y="0"/>
                <wp:positionH relativeFrom="column">
                  <wp:posOffset>833755</wp:posOffset>
                </wp:positionH>
                <wp:positionV relativeFrom="paragraph">
                  <wp:posOffset>3965575</wp:posOffset>
                </wp:positionV>
                <wp:extent cx="4295775" cy="635"/>
                <wp:effectExtent l="0" t="0" r="0" b="0"/>
                <wp:wrapTopAndBottom/>
                <wp:docPr id="82" name="Text Box 8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1CE467BE" w14:textId="77777777" w:rsidR="00170BB6" w:rsidRPr="009348A6" w:rsidRDefault="00170BB6" w:rsidP="00B10335">
                            <w:pPr>
                              <w:pStyle w:val="Caption"/>
                              <w:jc w:val="center"/>
                              <w:rPr>
                                <w:noProof/>
                              </w:rPr>
                            </w:pPr>
                            <w:bookmarkStart w:id="92" w:name="_Toc6993090"/>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F2689" id="Text Box 82" o:spid="_x0000_s1043" type="#_x0000_t202" style="position:absolute;left:0;text-align:left;margin-left:65.65pt;margin-top:312.25pt;width:338.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" stroked="f">
                <v:textbox style="mso-fit-shape-to-text:t" inset="0,0,0,0">
                  <w:txbxContent>
                    <w:p w14:paraId="1CE467BE" w14:textId="77777777" w:rsidR="00170BB6" w:rsidRPr="009348A6" w:rsidRDefault="00170BB6" w:rsidP="00B10335">
                      <w:pPr>
                        <w:pStyle w:val="Caption"/>
                        <w:jc w:val="center"/>
                        <w:rPr>
                          <w:noProof/>
                        </w:rPr>
                      </w:pPr>
                      <w:bookmarkStart w:id="93" w:name="_Toc6993090"/>
                      <w:r w:rsidRPr="00B10335">
                        <w:rPr>
                          <w:rFonts w:ascii="Times New Roman" w:hAnsi="Times New Roman" w:cs="Times New Roman"/>
                          <w:color w:val="000000" w:themeColor="text1"/>
                          <w:sz w:val="26"/>
                          <w:szCs w:val="26"/>
                        </w:rPr>
                        <w:t>Hình 3.2.</w:t>
                      </w:r>
                      <w:r w:rsidRPr="00B10335">
                        <w:rPr>
                          <w:rFonts w:ascii="Times New Roman" w:hAnsi="Times New Roman" w:cs="Times New Roman"/>
                          <w:color w:val="000000" w:themeColor="text1"/>
                          <w:sz w:val="26"/>
                          <w:szCs w:val="26"/>
                        </w:rPr>
                        <w:fldChar w:fldCharType="begin"/>
                      </w:r>
                      <w:r w:rsidRPr="00B10335">
                        <w:rPr>
                          <w:rFonts w:ascii="Times New Roman" w:hAnsi="Times New Roman" w:cs="Times New Roman"/>
                          <w:color w:val="000000" w:themeColor="text1"/>
                          <w:sz w:val="26"/>
                          <w:szCs w:val="26"/>
                        </w:rPr>
                        <w:instrText xml:space="preserve"> SEQ Hình \* ARABIC </w:instrText>
                      </w:r>
                      <w:r w:rsidRPr="00B10335">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29</w:t>
                      </w:r>
                      <w:r w:rsidRPr="00B10335">
                        <w:rPr>
                          <w:rFonts w:ascii="Times New Roman" w:hAnsi="Times New Roman" w:cs="Times New Roman"/>
                          <w:color w:val="000000" w:themeColor="text1"/>
                          <w:sz w:val="26"/>
                          <w:szCs w:val="26"/>
                        </w:rPr>
                        <w:fldChar w:fldCharType="end"/>
                      </w:r>
                      <w:r w:rsidRPr="00B10335">
                        <w:rPr>
                          <w:color w:val="000000" w:themeColor="text1"/>
                        </w:rPr>
                        <w:t xml:space="preserve"> </w:t>
                      </w:r>
                      <w:r w:rsidRPr="003A5552">
                        <w:rPr>
                          <w:rFonts w:ascii="Times New Roman" w:hAnsi="Times New Roman" w:cs="Times New Roman"/>
                          <w:color w:val="000000" w:themeColor="text1"/>
                          <w:sz w:val="26"/>
                          <w:szCs w:val="26"/>
                        </w:rPr>
                        <w:t>Sơ đồ hoạt động - Xem danh sách đơn trả hàng</w:t>
                      </w:r>
                      <w:bookmarkEnd w:id="93"/>
                    </w:p>
                  </w:txbxContent>
                </v:textbox>
                <w10:wrap type="topAndBottom"/>
              </v:shape>
            </w:pict>
          </mc:Fallback>
        </mc:AlternateContent>
      </w:r>
      <w:r w:rsidR="001154E7" w:rsidRPr="00C60B13">
        <w:rPr>
          <w:noProof/>
        </w:rPr>
        <w:drawing>
          <wp:anchor distT="0" distB="0" distL="114300" distR="114300" simplePos="0" relativeHeight="251701248" behindDoc="0" locked="0" layoutInCell="1" allowOverlap="1" wp14:anchorId="034B8E12" wp14:editId="04960370">
            <wp:simplePos x="0" y="0"/>
            <wp:positionH relativeFrom="margin">
              <wp:align>center</wp:align>
            </wp:positionH>
            <wp:positionV relativeFrom="paragraph">
              <wp:posOffset>3175</wp:posOffset>
            </wp:positionV>
            <wp:extent cx="4295775" cy="3905250"/>
            <wp:effectExtent l="0" t="0" r="9525"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95775" cy="3905250"/>
                    </a:xfrm>
                    <a:prstGeom prst="rect">
                      <a:avLst/>
                    </a:prstGeom>
                    <a:noFill/>
                    <a:ln>
                      <a:noFill/>
                    </a:ln>
                  </pic:spPr>
                </pic:pic>
              </a:graphicData>
            </a:graphic>
          </wp:anchor>
        </w:drawing>
      </w:r>
      <w:r w:rsidR="00A166E7" w:rsidRPr="00E02796">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1154E7" w:rsidRPr="00C60B13" w14:paraId="4EB30786" w14:textId="77777777" w:rsidTr="003D4D4F">
        <w:trPr>
          <w:trHeight w:val="398"/>
        </w:trPr>
        <w:tc>
          <w:tcPr>
            <w:tcW w:w="563" w:type="dxa"/>
            <w:shd w:val="clear" w:color="auto" w:fill="F2F2F2" w:themeFill="background1" w:themeFillShade="F2"/>
          </w:tcPr>
          <w:p w14:paraId="79C18B31" w14:textId="77777777"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1105CD6A" w14:textId="77777777"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14:paraId="26A623AA" w14:textId="77777777" w:rsidR="001154E7" w:rsidRPr="00C60B13" w:rsidRDefault="001154E7"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1154E7" w:rsidRPr="00C60B13" w14:paraId="51A1067A" w14:textId="77777777" w:rsidTr="003D4D4F">
        <w:trPr>
          <w:trHeight w:val="381"/>
        </w:trPr>
        <w:tc>
          <w:tcPr>
            <w:tcW w:w="563" w:type="dxa"/>
          </w:tcPr>
          <w:p w14:paraId="4534868E" w14:textId="77777777"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0B1ADE7D" w14:textId="77777777"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trả hàng</w:t>
            </w:r>
          </w:p>
        </w:tc>
        <w:tc>
          <w:tcPr>
            <w:tcW w:w="5761" w:type="dxa"/>
          </w:tcPr>
          <w:p w14:paraId="20D62047" w14:textId="77777777"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trả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1154E7" w:rsidRPr="00C60B13" w14:paraId="79C09D56" w14:textId="77777777" w:rsidTr="003D4D4F">
        <w:trPr>
          <w:trHeight w:val="398"/>
        </w:trPr>
        <w:tc>
          <w:tcPr>
            <w:tcW w:w="563" w:type="dxa"/>
          </w:tcPr>
          <w:p w14:paraId="2982697D" w14:textId="77777777"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0B159ADC" w14:textId="77777777"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trả hàng</w:t>
            </w:r>
          </w:p>
        </w:tc>
        <w:tc>
          <w:tcPr>
            <w:tcW w:w="5761" w:type="dxa"/>
          </w:tcPr>
          <w:p w14:paraId="56E2911C" w14:textId="77777777"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trả hàng</w:t>
            </w:r>
          </w:p>
          <w:p w14:paraId="4CE5B8EF" w14:textId="77777777"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14:paraId="23F499E5" w14:textId="77777777" w:rsidR="001154E7" w:rsidRPr="00C60B13" w:rsidRDefault="001154E7"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1154E7" w:rsidRPr="00C60B13" w14:paraId="4A581325" w14:textId="77777777" w:rsidTr="003D4D4F">
        <w:trPr>
          <w:trHeight w:val="398"/>
        </w:trPr>
        <w:tc>
          <w:tcPr>
            <w:tcW w:w="563" w:type="dxa"/>
          </w:tcPr>
          <w:p w14:paraId="6D60E074" w14:textId="77777777"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388FB7DB" w14:textId="77777777" w:rsidR="001154E7" w:rsidRPr="00C60B13" w:rsidRDefault="001154E7"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14:paraId="7C8D0DD1" w14:textId="77777777" w:rsidR="001154E7" w:rsidRPr="00C60B13" w:rsidRDefault="001154E7"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14:paraId="2FE354F9" w14:textId="77777777" w:rsidR="001154E7" w:rsidRPr="00C60B13" w:rsidRDefault="001154E7" w:rsidP="00C60B13">
      <w:pPr>
        <w:spacing w:line="360" w:lineRule="auto"/>
        <w:jc w:val="both"/>
        <w:rPr>
          <w:rFonts w:ascii="Times New Roman" w:hAnsi="Times New Roman" w:cs="Times New Roman"/>
          <w:b/>
          <w:sz w:val="28"/>
          <w:szCs w:val="28"/>
        </w:rPr>
      </w:pPr>
    </w:p>
    <w:p w14:paraId="3F3FA8D4" w14:textId="77777777"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h. Thêm mới đơn giao hàng</w:t>
      </w:r>
    </w:p>
    <w:p w14:paraId="083C94BA" w14:textId="77777777"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Sơ đồ</w:t>
      </w:r>
    </w:p>
    <w:p w14:paraId="17225088" w14:textId="77777777" w:rsidR="00D77713" w:rsidRPr="00C60B13" w:rsidRDefault="0035297C" w:rsidP="00C60B13">
      <w:pPr>
        <w:keepNext/>
        <w:spacing w:line="360" w:lineRule="auto"/>
        <w:jc w:val="both"/>
        <w:rPr>
          <w:rFonts w:ascii="Times New Roman" w:hAnsi="Times New Roman" w:cs="Times New Roman"/>
          <w:sz w:val="28"/>
          <w:szCs w:val="28"/>
        </w:rPr>
      </w:pPr>
      <w:r w:rsidRPr="00C60B13">
        <w:rPr>
          <w:rFonts w:ascii="Times New Roman" w:hAnsi="Times New Roman" w:cs="Times New Roman"/>
          <w:noProof/>
          <w:sz w:val="28"/>
          <w:szCs w:val="28"/>
        </w:rPr>
        <w:drawing>
          <wp:inline distT="0" distB="0" distL="0" distR="0" wp14:anchorId="0A0E8A54" wp14:editId="6ADD6A2E">
            <wp:extent cx="5972175" cy="50355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2175" cy="5035550"/>
                    </a:xfrm>
                    <a:prstGeom prst="rect">
                      <a:avLst/>
                    </a:prstGeom>
                    <a:noFill/>
                    <a:ln>
                      <a:noFill/>
                    </a:ln>
                  </pic:spPr>
                </pic:pic>
              </a:graphicData>
            </a:graphic>
          </wp:inline>
        </w:drawing>
      </w:r>
    </w:p>
    <w:p w14:paraId="1A782449" w14:textId="77777777" w:rsidR="00F860A1" w:rsidRPr="00C60B13" w:rsidRDefault="00D77713" w:rsidP="00C60B13">
      <w:pPr>
        <w:pStyle w:val="Caption"/>
        <w:spacing w:line="360" w:lineRule="auto"/>
        <w:jc w:val="both"/>
        <w:rPr>
          <w:rFonts w:ascii="Times New Roman" w:hAnsi="Times New Roman" w:cs="Times New Roman"/>
          <w:color w:val="000000" w:themeColor="text1"/>
          <w:sz w:val="28"/>
          <w:szCs w:val="28"/>
        </w:rPr>
      </w:pPr>
      <w:bookmarkStart w:id="94" w:name="_Toc6993091"/>
      <w:r w:rsidRPr="00C60B13">
        <w:rPr>
          <w:rFonts w:ascii="Times New Roman" w:hAnsi="Times New Roman" w:cs="Times New Roman"/>
          <w:color w:val="000000" w:themeColor="text1"/>
          <w:sz w:val="28"/>
          <w:szCs w:val="28"/>
        </w:rPr>
        <w:t>Hình 3.2.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00D63B65" w:rsidRPr="00C60B13">
        <w:rPr>
          <w:rFonts w:ascii="Times New Roman" w:hAnsi="Times New Roman" w:cs="Times New Roman"/>
          <w:noProof/>
          <w:color w:val="000000" w:themeColor="text1"/>
          <w:sz w:val="28"/>
          <w:szCs w:val="28"/>
        </w:rPr>
        <w:t>30</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color w:val="000000" w:themeColor="text1"/>
          <w:sz w:val="28"/>
          <w:szCs w:val="28"/>
        </w:rPr>
        <w:t xml:space="preserve"> Sơ đồ hoạt động - Thêm mới đơn giao hàng</w:t>
      </w:r>
      <w:bookmarkEnd w:id="94"/>
    </w:p>
    <w:p w14:paraId="0E14C4D0" w14:textId="77777777" w:rsidR="00F27DDF" w:rsidRDefault="00F27DDF">
      <w:pPr>
        <w:rPr>
          <w:rFonts w:ascii="Times New Roman" w:hAnsi="Times New Roman" w:cs="Times New Roman"/>
          <w:sz w:val="28"/>
          <w:szCs w:val="28"/>
        </w:rPr>
      </w:pPr>
      <w:r>
        <w:rPr>
          <w:rFonts w:ascii="Times New Roman" w:hAnsi="Times New Roman" w:cs="Times New Roman"/>
          <w:sz w:val="28"/>
          <w:szCs w:val="28"/>
        </w:rPr>
        <w:br w:type="page"/>
      </w:r>
    </w:p>
    <w:p w14:paraId="4DCF0D31" w14:textId="77777777"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lastRenderedPageBreak/>
        <w:t>Mô tả hoạt động</w:t>
      </w:r>
    </w:p>
    <w:tbl>
      <w:tblPr>
        <w:tblStyle w:val="TableGrid"/>
        <w:tblW w:w="9443" w:type="dxa"/>
        <w:tblLook w:val="04A0" w:firstRow="1" w:lastRow="0" w:firstColumn="1" w:lastColumn="0" w:noHBand="0" w:noVBand="1"/>
      </w:tblPr>
      <w:tblGrid>
        <w:gridCol w:w="590"/>
        <w:gridCol w:w="3109"/>
        <w:gridCol w:w="5744"/>
      </w:tblGrid>
      <w:tr w:rsidR="002D5841" w:rsidRPr="00C60B13" w14:paraId="484A4114" w14:textId="77777777" w:rsidTr="003D4D4F">
        <w:trPr>
          <w:trHeight w:val="398"/>
        </w:trPr>
        <w:tc>
          <w:tcPr>
            <w:tcW w:w="563" w:type="dxa"/>
            <w:shd w:val="clear" w:color="auto" w:fill="F2F2F2" w:themeFill="background1" w:themeFillShade="F2"/>
          </w:tcPr>
          <w:p w14:paraId="1B3A0265" w14:textId="77777777"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1B7A9E42" w14:textId="77777777"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14:paraId="4A15FAFB" w14:textId="77777777" w:rsidR="002D5841" w:rsidRPr="00C60B13" w:rsidRDefault="002D5841"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2D5841" w:rsidRPr="00C60B13" w14:paraId="057E437B" w14:textId="77777777" w:rsidTr="003D4D4F">
        <w:trPr>
          <w:trHeight w:val="381"/>
        </w:trPr>
        <w:tc>
          <w:tcPr>
            <w:tcW w:w="563" w:type="dxa"/>
          </w:tcPr>
          <w:p w14:paraId="63AF8A8F"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6063782C"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sử dụng giao hàng</w:t>
            </w:r>
          </w:p>
        </w:tc>
        <w:tc>
          <w:tcPr>
            <w:tcW w:w="5761" w:type="dxa"/>
          </w:tcPr>
          <w:p w14:paraId="63062339" w14:textId="77777777"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chi tiết đơn đặt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w:t>
            </w:r>
            <w:r w:rsidR="004E781E" w:rsidRPr="00C60B13">
              <w:rPr>
                <w:rFonts w:ascii="Times New Roman" w:hAnsi="Times New Roman" w:cs="Times New Roman"/>
                <w:sz w:val="28"/>
                <w:szCs w:val="28"/>
              </w:rPr>
              <w:t>sử dụng giao hàng</w:t>
            </w:r>
          </w:p>
          <w:p w14:paraId="7D82297B" w14:textId="77777777"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Nút </w:t>
            </w:r>
            <w:r w:rsidR="004E781E" w:rsidRPr="00C60B13">
              <w:rPr>
                <w:rFonts w:ascii="Times New Roman" w:hAnsi="Times New Roman" w:cs="Times New Roman"/>
                <w:sz w:val="28"/>
                <w:szCs w:val="28"/>
              </w:rPr>
              <w:t>sử dụng giao hàng</w:t>
            </w:r>
            <w:r w:rsidRPr="00C60B13">
              <w:rPr>
                <w:rFonts w:ascii="Times New Roman" w:hAnsi="Times New Roman" w:cs="Times New Roman"/>
                <w:sz w:val="28"/>
                <w:szCs w:val="28"/>
              </w:rPr>
              <w:t xml:space="preserve"> chỉ có trên các đơn hàng có trạng thái </w:t>
            </w:r>
            <w:r w:rsidR="004E781E" w:rsidRPr="00C60B13">
              <w:rPr>
                <w:rFonts w:ascii="Times New Roman" w:hAnsi="Times New Roman" w:cs="Times New Roman"/>
                <w:sz w:val="28"/>
                <w:szCs w:val="28"/>
              </w:rPr>
              <w:t>đóng gói</w:t>
            </w:r>
          </w:p>
        </w:tc>
      </w:tr>
      <w:tr w:rsidR="002D5841" w:rsidRPr="00C60B13" w14:paraId="7A7EE235" w14:textId="77777777" w:rsidTr="003D4D4F">
        <w:trPr>
          <w:trHeight w:val="398"/>
        </w:trPr>
        <w:tc>
          <w:tcPr>
            <w:tcW w:w="563" w:type="dxa"/>
          </w:tcPr>
          <w:p w14:paraId="57EF7975"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19136B0D"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giao diện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14:paraId="18FE9AA1" w14:textId="77777777" w:rsidR="002D5841" w:rsidRPr="00C60B13" w:rsidRDefault="002D5841" w:rsidP="00C60B13">
            <w:pPr>
              <w:pStyle w:val="ListParagraph"/>
              <w:numPr>
                <w:ilvl w:val="0"/>
                <w:numId w:val="26"/>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form thêm mới đơn </w:t>
            </w:r>
            <w:r w:rsidR="008E7C0D"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14:paraId="3700C239" w14:textId="77777777" w:rsidTr="003D4D4F">
        <w:trPr>
          <w:trHeight w:val="398"/>
        </w:trPr>
        <w:tc>
          <w:tcPr>
            <w:tcW w:w="563" w:type="dxa"/>
          </w:tcPr>
          <w:p w14:paraId="70B915A5"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078047AB"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Nhập thông tin </w:t>
            </w:r>
            <w:r w:rsidR="009A7821"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14:paraId="5F4A0DD0" w14:textId="77777777"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Người dùng nhập thông tin đơn </w:t>
            </w:r>
            <w:r w:rsidR="009A7821" w:rsidRPr="00C60B13">
              <w:rPr>
                <w:rFonts w:ascii="Times New Roman" w:hAnsi="Times New Roman" w:cs="Times New Roman"/>
                <w:sz w:val="28"/>
                <w:szCs w:val="28"/>
              </w:rPr>
              <w:t>giao hàng</w:t>
            </w:r>
          </w:p>
        </w:tc>
      </w:tr>
      <w:tr w:rsidR="002D5841" w:rsidRPr="00C60B13" w14:paraId="4EF6199B" w14:textId="77777777" w:rsidTr="003D4D4F">
        <w:trPr>
          <w:trHeight w:val="398"/>
        </w:trPr>
        <w:tc>
          <w:tcPr>
            <w:tcW w:w="563" w:type="dxa"/>
          </w:tcPr>
          <w:p w14:paraId="3327E07F"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 </w:t>
            </w:r>
          </w:p>
        </w:tc>
        <w:tc>
          <w:tcPr>
            <w:tcW w:w="3119" w:type="dxa"/>
          </w:tcPr>
          <w:p w14:paraId="1BDC2F2C"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lưu</w:t>
            </w:r>
          </w:p>
        </w:tc>
        <w:tc>
          <w:tcPr>
            <w:tcW w:w="5761" w:type="dxa"/>
          </w:tcPr>
          <w:p w14:paraId="690A65F3" w14:textId="77777777"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lưu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lưu dữ liệu đơn </w:t>
            </w:r>
            <w:r w:rsidR="007828B8"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14:paraId="2B7A32E4" w14:textId="77777777" w:rsidTr="003D4D4F">
        <w:trPr>
          <w:trHeight w:val="398"/>
        </w:trPr>
        <w:tc>
          <w:tcPr>
            <w:tcW w:w="563" w:type="dxa"/>
          </w:tcPr>
          <w:p w14:paraId="52413296"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5. </w:t>
            </w:r>
          </w:p>
        </w:tc>
        <w:tc>
          <w:tcPr>
            <w:tcW w:w="3119" w:type="dxa"/>
          </w:tcPr>
          <w:p w14:paraId="2A3E982F"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thị trang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c>
          <w:tcPr>
            <w:tcW w:w="5761" w:type="dxa"/>
          </w:tcPr>
          <w:p w14:paraId="3E6107EF" w14:textId="77777777"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chi tiết đơn </w:t>
            </w:r>
            <w:r w:rsidR="00167585"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2D5841" w:rsidRPr="00C60B13" w14:paraId="4FB263D5" w14:textId="77777777" w:rsidTr="003D4D4F">
        <w:trPr>
          <w:trHeight w:val="398"/>
        </w:trPr>
        <w:tc>
          <w:tcPr>
            <w:tcW w:w="563" w:type="dxa"/>
          </w:tcPr>
          <w:p w14:paraId="09FF3138"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119" w:type="dxa"/>
          </w:tcPr>
          <w:p w14:paraId="1E0FE366"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Ấn </w:t>
            </w:r>
            <w:r w:rsidR="009535D5" w:rsidRPr="00C60B13">
              <w:rPr>
                <w:rFonts w:ascii="Times New Roman" w:hAnsi="Times New Roman" w:cs="Times New Roman"/>
                <w:sz w:val="28"/>
                <w:szCs w:val="28"/>
              </w:rPr>
              <w:t>đóng</w:t>
            </w:r>
          </w:p>
        </w:tc>
        <w:tc>
          <w:tcPr>
            <w:tcW w:w="5761" w:type="dxa"/>
          </w:tcPr>
          <w:p w14:paraId="6293806B" w14:textId="77777777"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Click button </w:t>
            </w:r>
            <w:r w:rsidR="000B22CB" w:rsidRPr="00C60B13">
              <w:rPr>
                <w:rFonts w:ascii="Times New Roman" w:hAnsi="Times New Roman" w:cs="Times New Roman"/>
                <w:sz w:val="28"/>
                <w:szCs w:val="28"/>
              </w:rPr>
              <w:t>đóng</w:t>
            </w:r>
            <w:r w:rsidRPr="00C60B13">
              <w:rPr>
                <w:rFonts w:ascii="Times New Roman" w:hAnsi="Times New Roman" w:cs="Times New Roman"/>
                <w:sz w:val="28"/>
                <w:szCs w:val="28"/>
              </w:rPr>
              <w:t xml:space="preserve">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điều hướng về trang chi tiết đơn đặt hàng</w:t>
            </w:r>
          </w:p>
        </w:tc>
      </w:tr>
      <w:tr w:rsidR="002D5841" w:rsidRPr="00C60B13" w14:paraId="1BDABDD2" w14:textId="77777777" w:rsidTr="003D4D4F">
        <w:trPr>
          <w:trHeight w:val="398"/>
        </w:trPr>
        <w:tc>
          <w:tcPr>
            <w:tcW w:w="563" w:type="dxa"/>
          </w:tcPr>
          <w:p w14:paraId="09ACCFDA"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119" w:type="dxa"/>
          </w:tcPr>
          <w:p w14:paraId="45AEA022"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chi tiết đơn đặt hàng</w:t>
            </w:r>
          </w:p>
        </w:tc>
        <w:tc>
          <w:tcPr>
            <w:tcW w:w="5761" w:type="dxa"/>
          </w:tcPr>
          <w:p w14:paraId="57420C32" w14:textId="77777777"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Tải dữ liệu thành công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hiển thị giao diện chi tiết đơn đặt hàng</w:t>
            </w:r>
          </w:p>
        </w:tc>
      </w:tr>
      <w:tr w:rsidR="002D5841" w:rsidRPr="00C60B13" w14:paraId="593BDFED" w14:textId="77777777" w:rsidTr="003D4D4F">
        <w:trPr>
          <w:trHeight w:val="398"/>
        </w:trPr>
        <w:tc>
          <w:tcPr>
            <w:tcW w:w="563" w:type="dxa"/>
          </w:tcPr>
          <w:p w14:paraId="31B0EB18"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8. </w:t>
            </w:r>
          </w:p>
        </w:tc>
        <w:tc>
          <w:tcPr>
            <w:tcW w:w="3119" w:type="dxa"/>
          </w:tcPr>
          <w:p w14:paraId="6B37CE55" w14:textId="77777777" w:rsidR="002D5841" w:rsidRPr="00C60B13" w:rsidRDefault="002D5841"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14:paraId="56F3922E" w14:textId="77777777" w:rsidR="002D5841" w:rsidRPr="00C60B13" w:rsidRDefault="002D5841"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14:paraId="690A728B" w14:textId="77777777" w:rsidR="002D5841" w:rsidRPr="00C60B13" w:rsidRDefault="002D5841" w:rsidP="00C60B13">
      <w:pPr>
        <w:spacing w:line="360" w:lineRule="auto"/>
        <w:jc w:val="both"/>
        <w:rPr>
          <w:rFonts w:ascii="Times New Roman" w:hAnsi="Times New Roman" w:cs="Times New Roman"/>
          <w:b/>
          <w:sz w:val="28"/>
          <w:szCs w:val="28"/>
        </w:rPr>
      </w:pPr>
    </w:p>
    <w:p w14:paraId="50D92A78" w14:textId="77777777" w:rsidR="00CE0467" w:rsidRDefault="00CE0467">
      <w:pPr>
        <w:rPr>
          <w:rFonts w:ascii="Times New Roman" w:hAnsi="Times New Roman" w:cs="Times New Roman"/>
          <w:b/>
          <w:sz w:val="28"/>
          <w:szCs w:val="28"/>
        </w:rPr>
      </w:pPr>
      <w:r>
        <w:rPr>
          <w:rFonts w:ascii="Times New Roman" w:hAnsi="Times New Roman" w:cs="Times New Roman"/>
          <w:b/>
          <w:sz w:val="28"/>
          <w:szCs w:val="28"/>
        </w:rPr>
        <w:br w:type="page"/>
      </w:r>
    </w:p>
    <w:p w14:paraId="363F0D9E" w14:textId="77777777"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i. Xem chi tiết đơn giao hàng</w:t>
      </w:r>
    </w:p>
    <w:p w14:paraId="2BFA3FF0" w14:textId="77777777" w:rsidR="00A166E7" w:rsidRPr="00C60B13" w:rsidRDefault="00B72DC9"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2752" behindDoc="0" locked="0" layoutInCell="1" allowOverlap="1" wp14:anchorId="4B3F6811" wp14:editId="5A8822C6">
                <wp:simplePos x="0" y="0"/>
                <wp:positionH relativeFrom="column">
                  <wp:posOffset>653415</wp:posOffset>
                </wp:positionH>
                <wp:positionV relativeFrom="paragraph">
                  <wp:posOffset>4244340</wp:posOffset>
                </wp:positionV>
                <wp:extent cx="4301490"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3E5E96C6" w14:textId="77777777" w:rsidR="00170BB6" w:rsidRPr="00B72DC9" w:rsidRDefault="00170BB6"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F6811" id="Text Box 73" o:spid="_x0000_s1044" type="#_x0000_t202" style="position:absolute;left:0;text-align:left;margin-left:51.45pt;margin-top:334.2pt;width:338.7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NHw3cEwAgAAZwQAAA4AAAAAAAAAAAAAAAAA&#10;LgIAAGRycy9lMm9Eb2MueG1sUEsBAi0AFAAGAAgAAAAhAEXc7B7hAAAACwEAAA8AAAAAAAAAAAAA&#10;AAAAigQAAGRycy9kb3ducmV2LnhtbFBLBQYAAAAABAAEAPMAAACYBQAAAAA=&#10;" stroked="f">
                <v:textbox style="mso-fit-shape-to-text:t" inset="0,0,0,0">
                  <w:txbxContent>
                    <w:p w14:paraId="3E5E96C6" w14:textId="77777777" w:rsidR="00170BB6" w:rsidRPr="00B72DC9" w:rsidRDefault="00170BB6" w:rsidP="00B72DC9">
                      <w:pPr>
                        <w:pStyle w:val="Caption"/>
                        <w:jc w:val="center"/>
                        <w:rPr>
                          <w:rFonts w:ascii="Times New Roman" w:hAnsi="Times New Roman" w:cs="Times New Roman"/>
                          <w:noProof/>
                          <w:color w:val="000000" w:themeColor="text1"/>
                          <w:sz w:val="26"/>
                          <w:szCs w:val="26"/>
                        </w:rPr>
                      </w:pPr>
                      <w:r w:rsidRPr="00B72DC9">
                        <w:rPr>
                          <w:rFonts w:ascii="Times New Roman" w:hAnsi="Times New Roman" w:cs="Times New Roman"/>
                          <w:color w:val="000000" w:themeColor="text1"/>
                          <w:sz w:val="26"/>
                          <w:szCs w:val="26"/>
                        </w:rPr>
                        <w:t>Hình 3.2.20 Sơ đồ hoạt động - Xem chi tiết đơn giao hàng</w:t>
                      </w:r>
                    </w:p>
                  </w:txbxContent>
                </v:textbox>
                <w10:wrap type="topAndBottom"/>
              </v:shape>
            </w:pict>
          </mc:Fallback>
        </mc:AlternateContent>
      </w:r>
      <w:r w:rsidR="00A64980" w:rsidRPr="00C60B13">
        <w:rPr>
          <w:rFonts w:ascii="Times New Roman" w:hAnsi="Times New Roman" w:cs="Times New Roman"/>
          <w:noProof/>
          <w:sz w:val="28"/>
          <w:szCs w:val="28"/>
        </w:rPr>
        <mc:AlternateContent>
          <mc:Choice Requires="wps">
            <w:drawing>
              <wp:anchor distT="0" distB="0" distL="114300" distR="114300" simplePos="0" relativeHeight="251743232" behindDoc="0" locked="0" layoutInCell="1" allowOverlap="1" wp14:anchorId="33AAF486" wp14:editId="4073966A">
                <wp:simplePos x="0" y="0"/>
                <wp:positionH relativeFrom="column">
                  <wp:posOffset>653415</wp:posOffset>
                </wp:positionH>
                <wp:positionV relativeFrom="paragraph">
                  <wp:posOffset>4244340</wp:posOffset>
                </wp:positionV>
                <wp:extent cx="4301490" cy="635"/>
                <wp:effectExtent l="0" t="0" r="0" b="0"/>
                <wp:wrapTopAndBottom/>
                <wp:docPr id="83" name="Text Box 83"/>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024AE376" w14:textId="77777777" w:rsidR="00170BB6" w:rsidRPr="00950B1D" w:rsidRDefault="00170BB6" w:rsidP="00A64980">
                            <w:pPr>
                              <w:pStyle w:val="Caption"/>
                              <w:jc w:val="center"/>
                              <w:rPr>
                                <w:noProof/>
                              </w:rPr>
                            </w:pPr>
                            <w:bookmarkStart w:id="95" w:name="_Toc6993092"/>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AAF486" id="Text Box 83" o:spid="_x0000_s1045" type="#_x0000_t202" style="position:absolute;left:0;text-align:left;margin-left:51.45pt;margin-top:334.2pt;width:338.7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" stroked="f">
                <v:textbox style="mso-fit-shape-to-text:t" inset="0,0,0,0">
                  <w:txbxContent>
                    <w:p w14:paraId="024AE376" w14:textId="77777777" w:rsidR="00170BB6" w:rsidRPr="00950B1D" w:rsidRDefault="00170BB6" w:rsidP="00A64980">
                      <w:pPr>
                        <w:pStyle w:val="Caption"/>
                        <w:jc w:val="center"/>
                        <w:rPr>
                          <w:noProof/>
                        </w:rPr>
                      </w:pPr>
                      <w:bookmarkStart w:id="96" w:name="_Toc6993092"/>
                      <w:r w:rsidRPr="00A64980">
                        <w:rPr>
                          <w:rFonts w:ascii="Times New Roman" w:hAnsi="Times New Roman" w:cs="Times New Roman"/>
                          <w:color w:val="000000" w:themeColor="text1"/>
                          <w:sz w:val="26"/>
                          <w:szCs w:val="26"/>
                        </w:rPr>
                        <w:t>Hình 3.2.</w:t>
                      </w:r>
                      <w:r w:rsidRPr="00A64980">
                        <w:rPr>
                          <w:rFonts w:ascii="Times New Roman" w:hAnsi="Times New Roman" w:cs="Times New Roman"/>
                          <w:color w:val="000000" w:themeColor="text1"/>
                          <w:sz w:val="26"/>
                          <w:szCs w:val="26"/>
                        </w:rPr>
                        <w:fldChar w:fldCharType="begin"/>
                      </w:r>
                      <w:r w:rsidRPr="00A64980">
                        <w:rPr>
                          <w:rFonts w:ascii="Times New Roman" w:hAnsi="Times New Roman" w:cs="Times New Roman"/>
                          <w:color w:val="000000" w:themeColor="text1"/>
                          <w:sz w:val="26"/>
                          <w:szCs w:val="26"/>
                        </w:rPr>
                        <w:instrText xml:space="preserve"> SEQ Hình \* ARABIC </w:instrText>
                      </w:r>
                      <w:r w:rsidRPr="00A64980">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31</w:t>
                      </w:r>
                      <w:r w:rsidRPr="00A64980">
                        <w:rPr>
                          <w:rFonts w:ascii="Times New Roman" w:hAnsi="Times New Roman" w:cs="Times New Roman"/>
                          <w:color w:val="000000" w:themeColor="text1"/>
                          <w:sz w:val="26"/>
                          <w:szCs w:val="26"/>
                        </w:rPr>
                        <w:fldChar w:fldCharType="end"/>
                      </w:r>
                      <w:r w:rsidRPr="00A64980">
                        <w:rPr>
                          <w:color w:val="000000" w:themeColor="text1"/>
                        </w:rPr>
                        <w:t xml:space="preserve"> </w:t>
                      </w:r>
                      <w:r w:rsidRPr="00B72DC9">
                        <w:rPr>
                          <w:rFonts w:ascii="Times New Roman" w:hAnsi="Times New Roman" w:cs="Times New Roman"/>
                          <w:color w:val="000000" w:themeColor="text1"/>
                          <w:sz w:val="26"/>
                          <w:szCs w:val="26"/>
                        </w:rPr>
                        <w:t>Sơ đồ hoạt động - Xem chi tiết đơn giao hàng</w:t>
                      </w:r>
                      <w:bookmarkEnd w:id="96"/>
                    </w:p>
                  </w:txbxContent>
                </v:textbox>
                <w10:wrap type="topAndBottom"/>
              </v:shape>
            </w:pict>
          </mc:Fallback>
        </mc:AlternateContent>
      </w:r>
      <w:r w:rsidR="00C4022B" w:rsidRPr="00C60B13">
        <w:rPr>
          <w:rFonts w:ascii="Times New Roman" w:hAnsi="Times New Roman" w:cs="Times New Roman"/>
          <w:noProof/>
          <w:sz w:val="28"/>
          <w:szCs w:val="28"/>
        </w:rPr>
        <w:drawing>
          <wp:anchor distT="0" distB="0" distL="114300" distR="114300" simplePos="0" relativeHeight="251703296" behindDoc="0" locked="0" layoutInCell="1" allowOverlap="1" wp14:anchorId="2D5E4344" wp14:editId="14474A9E">
            <wp:simplePos x="0" y="0"/>
            <wp:positionH relativeFrom="page">
              <wp:align>center</wp:align>
            </wp:positionH>
            <wp:positionV relativeFrom="paragraph">
              <wp:posOffset>283790</wp:posOffset>
            </wp:positionV>
            <wp:extent cx="4301490" cy="3903980"/>
            <wp:effectExtent l="0" t="0" r="3810" b="127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14:paraId="3A73B65A" w14:textId="77777777" w:rsidR="00C4022B" w:rsidRPr="00C60B13" w:rsidRDefault="00C4022B" w:rsidP="00C60B13">
      <w:pPr>
        <w:spacing w:line="360" w:lineRule="auto"/>
        <w:jc w:val="both"/>
        <w:rPr>
          <w:rFonts w:ascii="Times New Roman" w:hAnsi="Times New Roman" w:cs="Times New Roman"/>
          <w:b/>
          <w:sz w:val="28"/>
          <w:szCs w:val="28"/>
        </w:rPr>
      </w:pPr>
    </w:p>
    <w:p w14:paraId="04275E36" w14:textId="77777777" w:rsidR="00A166E7"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10"/>
        <w:gridCol w:w="5743"/>
      </w:tblGrid>
      <w:tr w:rsidR="00FE73AF" w:rsidRPr="00C60B13" w14:paraId="5AD5BD87" w14:textId="77777777" w:rsidTr="003D4D4F">
        <w:trPr>
          <w:trHeight w:val="398"/>
        </w:trPr>
        <w:tc>
          <w:tcPr>
            <w:tcW w:w="563" w:type="dxa"/>
            <w:shd w:val="clear" w:color="auto" w:fill="F2F2F2" w:themeFill="background1" w:themeFillShade="F2"/>
          </w:tcPr>
          <w:p w14:paraId="7555E3FA" w14:textId="77777777"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7B17EE05" w14:textId="77777777"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14:paraId="60132DED" w14:textId="77777777" w:rsidR="00FE73AF" w:rsidRPr="00C60B13" w:rsidRDefault="00FE73AF"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FE73AF" w:rsidRPr="00C60B13" w14:paraId="62B3411B" w14:textId="77777777" w:rsidTr="003D4D4F">
        <w:trPr>
          <w:trHeight w:val="381"/>
        </w:trPr>
        <w:tc>
          <w:tcPr>
            <w:tcW w:w="563" w:type="dxa"/>
          </w:tcPr>
          <w:p w14:paraId="54D4DB7A" w14:textId="77777777"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04F4C5B2" w14:textId="77777777"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Ấn mã đơn giao hàng</w:t>
            </w:r>
          </w:p>
        </w:tc>
        <w:tc>
          <w:tcPr>
            <w:tcW w:w="5761" w:type="dxa"/>
          </w:tcPr>
          <w:p w14:paraId="3D50E022" w14:textId="77777777"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vào mã đơn giao hàng muốn xem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Thực hiện tải dữ liệu chi tiết đơn giao hàng</w:t>
            </w:r>
          </w:p>
        </w:tc>
      </w:tr>
      <w:tr w:rsidR="00FE73AF" w:rsidRPr="00C60B13" w14:paraId="6A2C4F92" w14:textId="77777777" w:rsidTr="003D4D4F">
        <w:trPr>
          <w:trHeight w:val="398"/>
        </w:trPr>
        <w:tc>
          <w:tcPr>
            <w:tcW w:w="563" w:type="dxa"/>
          </w:tcPr>
          <w:p w14:paraId="11D590F6" w14:textId="77777777"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4926F346" w14:textId="77777777"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chi tiết đơn giao hàng</w:t>
            </w:r>
          </w:p>
        </w:tc>
        <w:tc>
          <w:tcPr>
            <w:tcW w:w="5761" w:type="dxa"/>
          </w:tcPr>
          <w:p w14:paraId="764FB053" w14:textId="77777777"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Hiển giao diện chi tiết đơn </w:t>
            </w:r>
            <w:r w:rsidR="009C427C" w:rsidRPr="00C60B13">
              <w:rPr>
                <w:rFonts w:ascii="Times New Roman" w:hAnsi="Times New Roman" w:cs="Times New Roman"/>
                <w:sz w:val="28"/>
                <w:szCs w:val="28"/>
              </w:rPr>
              <w:t>giao</w:t>
            </w:r>
            <w:r w:rsidRPr="00C60B13">
              <w:rPr>
                <w:rFonts w:ascii="Times New Roman" w:hAnsi="Times New Roman" w:cs="Times New Roman"/>
                <w:sz w:val="28"/>
                <w:szCs w:val="28"/>
              </w:rPr>
              <w:t xml:space="preserve"> hàng</w:t>
            </w:r>
          </w:p>
        </w:tc>
      </w:tr>
      <w:tr w:rsidR="00FE73AF" w:rsidRPr="00C60B13" w14:paraId="20C3738A" w14:textId="77777777" w:rsidTr="003D4D4F">
        <w:trPr>
          <w:trHeight w:val="398"/>
        </w:trPr>
        <w:tc>
          <w:tcPr>
            <w:tcW w:w="563" w:type="dxa"/>
          </w:tcPr>
          <w:p w14:paraId="40F571C6" w14:textId="77777777"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231A9BB0" w14:textId="77777777" w:rsidR="00FE73AF" w:rsidRPr="00C60B13" w:rsidRDefault="00FE73AF"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14:paraId="4ED371D9" w14:textId="77777777" w:rsidR="00FE73AF" w:rsidRPr="00C60B13" w:rsidRDefault="00FE73AF"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14:paraId="05344995" w14:textId="77777777" w:rsidR="00FE73AF" w:rsidRPr="00C60B13" w:rsidRDefault="00FE73AF" w:rsidP="00C60B13">
      <w:pPr>
        <w:spacing w:line="360" w:lineRule="auto"/>
        <w:jc w:val="both"/>
        <w:rPr>
          <w:rFonts w:ascii="Times New Roman" w:hAnsi="Times New Roman" w:cs="Times New Roman"/>
          <w:b/>
          <w:sz w:val="28"/>
          <w:szCs w:val="28"/>
        </w:rPr>
      </w:pPr>
    </w:p>
    <w:p w14:paraId="41F78171" w14:textId="77777777" w:rsidR="0067769B" w:rsidRPr="00C60B13" w:rsidRDefault="0067769B"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j. Xem danh sách đơn giao hàng</w:t>
      </w:r>
    </w:p>
    <w:p w14:paraId="4F2D9B40" w14:textId="77777777" w:rsidR="00A166E7" w:rsidRPr="00C60B13" w:rsidRDefault="003B7D0F"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noProof/>
          <w:sz w:val="28"/>
          <w:szCs w:val="28"/>
        </w:rPr>
        <mc:AlternateContent>
          <mc:Choice Requires="wps">
            <w:drawing>
              <wp:anchor distT="0" distB="0" distL="114300" distR="114300" simplePos="0" relativeHeight="251724800" behindDoc="0" locked="0" layoutInCell="1" allowOverlap="1" wp14:anchorId="0E064ABF" wp14:editId="226E2F78">
                <wp:simplePos x="0" y="0"/>
                <wp:positionH relativeFrom="column">
                  <wp:posOffset>653415</wp:posOffset>
                </wp:positionH>
                <wp:positionV relativeFrom="paragraph">
                  <wp:posOffset>4320540</wp:posOffset>
                </wp:positionV>
                <wp:extent cx="430149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6CD06298" w14:textId="77777777" w:rsidR="00170BB6" w:rsidRPr="003B7D0F" w:rsidRDefault="00170BB6"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064ABF" id="Text Box 74" o:spid="_x0000_s1046" type="#_x0000_t202" style="position:absolute;left:0;text-align:left;margin-left:51.45pt;margin-top:340.2pt;width:338.7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" stroked="f">
                <v:textbox style="mso-fit-shape-to-text:t" inset="0,0,0,0">
                  <w:txbxContent>
                    <w:p w14:paraId="6CD06298" w14:textId="77777777" w:rsidR="00170BB6" w:rsidRPr="003B7D0F" w:rsidRDefault="00170BB6" w:rsidP="003B7D0F">
                      <w:pPr>
                        <w:pStyle w:val="Caption"/>
                        <w:jc w:val="center"/>
                        <w:rPr>
                          <w:rFonts w:ascii="Times New Roman" w:hAnsi="Times New Roman" w:cs="Times New Roman"/>
                          <w:noProof/>
                          <w:color w:val="000000" w:themeColor="text1"/>
                          <w:sz w:val="26"/>
                          <w:szCs w:val="26"/>
                        </w:rPr>
                      </w:pPr>
                      <w:r w:rsidRPr="003B7D0F">
                        <w:rPr>
                          <w:rFonts w:ascii="Times New Roman" w:hAnsi="Times New Roman" w:cs="Times New Roman"/>
                          <w:color w:val="000000" w:themeColor="text1"/>
                          <w:sz w:val="26"/>
                          <w:szCs w:val="26"/>
                        </w:rPr>
                        <w:t>Hình 3.2.21 Sơ đồ hoạt động - Xem danh sách đơn giao hàng</w:t>
                      </w:r>
                    </w:p>
                  </w:txbxContent>
                </v:textbox>
                <w10:wrap type="topAndBottom"/>
              </v:shape>
            </w:pict>
          </mc:Fallback>
        </mc:AlternateContent>
      </w:r>
      <w:r w:rsidR="00C32DD2" w:rsidRPr="00C60B13">
        <w:rPr>
          <w:rFonts w:ascii="Times New Roman" w:hAnsi="Times New Roman" w:cs="Times New Roman"/>
          <w:noProof/>
          <w:sz w:val="28"/>
          <w:szCs w:val="28"/>
        </w:rPr>
        <mc:AlternateContent>
          <mc:Choice Requires="wps">
            <w:drawing>
              <wp:anchor distT="0" distB="0" distL="114300" distR="114300" simplePos="0" relativeHeight="251745280" behindDoc="0" locked="0" layoutInCell="1" allowOverlap="1" wp14:anchorId="781FDD44" wp14:editId="79786F43">
                <wp:simplePos x="0" y="0"/>
                <wp:positionH relativeFrom="column">
                  <wp:posOffset>653415</wp:posOffset>
                </wp:positionH>
                <wp:positionV relativeFrom="paragraph">
                  <wp:posOffset>4320540</wp:posOffset>
                </wp:positionV>
                <wp:extent cx="4301490" cy="635"/>
                <wp:effectExtent l="0" t="0" r="0" b="0"/>
                <wp:wrapTopAndBottom/>
                <wp:docPr id="84" name="Text Box 84"/>
                <wp:cNvGraphicFramePr/>
                <a:graphic xmlns:a="http://schemas.openxmlformats.org/drawingml/2006/main">
                  <a:graphicData uri="http://schemas.microsoft.com/office/word/2010/wordprocessingShape">
                    <wps:wsp>
                      <wps:cNvSpPr txBox="1"/>
                      <wps:spPr>
                        <a:xfrm>
                          <a:off x="0" y="0"/>
                          <a:ext cx="4301490" cy="635"/>
                        </a:xfrm>
                        <a:prstGeom prst="rect">
                          <a:avLst/>
                        </a:prstGeom>
                        <a:solidFill>
                          <a:prstClr val="white"/>
                        </a:solidFill>
                        <a:ln>
                          <a:noFill/>
                        </a:ln>
                      </wps:spPr>
                      <wps:txbx>
                        <w:txbxContent>
                          <w:p w14:paraId="2C41421F" w14:textId="77777777" w:rsidR="00170BB6" w:rsidRPr="004D7F06" w:rsidRDefault="00170BB6" w:rsidP="00C32DD2">
                            <w:pPr>
                              <w:pStyle w:val="Caption"/>
                              <w:jc w:val="center"/>
                              <w:rPr>
                                <w:noProof/>
                              </w:rPr>
                            </w:pPr>
                            <w:bookmarkStart w:id="97" w:name="_Toc6993093"/>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FDD44" id="Text Box 84" o:spid="_x0000_s1047" type="#_x0000_t202" style="position:absolute;left:0;text-align:left;margin-left:51.45pt;margin-top:340.2pt;width:338.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" stroked="f">
                <v:textbox style="mso-fit-shape-to-text:t" inset="0,0,0,0">
                  <w:txbxContent>
                    <w:p w14:paraId="2C41421F" w14:textId="77777777" w:rsidR="00170BB6" w:rsidRPr="004D7F06" w:rsidRDefault="00170BB6" w:rsidP="00C32DD2">
                      <w:pPr>
                        <w:pStyle w:val="Caption"/>
                        <w:jc w:val="center"/>
                        <w:rPr>
                          <w:noProof/>
                        </w:rPr>
                      </w:pPr>
                      <w:bookmarkStart w:id="98" w:name="_Toc6993093"/>
                      <w:r w:rsidRPr="00C32DD2">
                        <w:rPr>
                          <w:rFonts w:ascii="Times New Roman" w:hAnsi="Times New Roman" w:cs="Times New Roman"/>
                          <w:color w:val="000000" w:themeColor="text1"/>
                          <w:sz w:val="26"/>
                          <w:szCs w:val="26"/>
                        </w:rPr>
                        <w:t>Hình 3.2.</w:t>
                      </w:r>
                      <w:r w:rsidRPr="00C32DD2">
                        <w:rPr>
                          <w:rFonts w:ascii="Times New Roman" w:hAnsi="Times New Roman" w:cs="Times New Roman"/>
                          <w:color w:val="000000" w:themeColor="text1"/>
                          <w:sz w:val="26"/>
                          <w:szCs w:val="26"/>
                        </w:rPr>
                        <w:fldChar w:fldCharType="begin"/>
                      </w:r>
                      <w:r w:rsidRPr="00C32DD2">
                        <w:rPr>
                          <w:rFonts w:ascii="Times New Roman" w:hAnsi="Times New Roman" w:cs="Times New Roman"/>
                          <w:color w:val="000000" w:themeColor="text1"/>
                          <w:sz w:val="26"/>
                          <w:szCs w:val="26"/>
                        </w:rPr>
                        <w:instrText xml:space="preserve"> SEQ Hình \* ARABIC </w:instrText>
                      </w:r>
                      <w:r w:rsidRPr="00C32DD2">
                        <w:rPr>
                          <w:rFonts w:ascii="Times New Roman" w:hAnsi="Times New Roman" w:cs="Times New Roman"/>
                          <w:color w:val="000000" w:themeColor="text1"/>
                          <w:sz w:val="26"/>
                          <w:szCs w:val="26"/>
                        </w:rPr>
                        <w:fldChar w:fldCharType="separate"/>
                      </w:r>
                      <w:r>
                        <w:rPr>
                          <w:rFonts w:ascii="Times New Roman" w:hAnsi="Times New Roman" w:cs="Times New Roman"/>
                          <w:noProof/>
                          <w:color w:val="000000" w:themeColor="text1"/>
                          <w:sz w:val="26"/>
                          <w:szCs w:val="26"/>
                        </w:rPr>
                        <w:t>32</w:t>
                      </w:r>
                      <w:r w:rsidRPr="00C32DD2">
                        <w:rPr>
                          <w:rFonts w:ascii="Times New Roman" w:hAnsi="Times New Roman" w:cs="Times New Roman"/>
                          <w:color w:val="000000" w:themeColor="text1"/>
                          <w:sz w:val="26"/>
                          <w:szCs w:val="26"/>
                        </w:rPr>
                        <w:fldChar w:fldCharType="end"/>
                      </w:r>
                      <w:r w:rsidRPr="00C32DD2">
                        <w:rPr>
                          <w:color w:val="000000" w:themeColor="text1"/>
                        </w:rPr>
                        <w:t xml:space="preserve"> </w:t>
                      </w:r>
                      <w:r w:rsidRPr="003B7D0F">
                        <w:rPr>
                          <w:rFonts w:ascii="Times New Roman" w:hAnsi="Times New Roman" w:cs="Times New Roman"/>
                          <w:color w:val="000000" w:themeColor="text1"/>
                          <w:sz w:val="26"/>
                          <w:szCs w:val="26"/>
                        </w:rPr>
                        <w:t>Sơ đồ hoạt động - Xem danh sách đơn giao hàng</w:t>
                      </w:r>
                      <w:bookmarkEnd w:id="98"/>
                    </w:p>
                  </w:txbxContent>
                </v:textbox>
                <w10:wrap type="topAndBottom"/>
              </v:shape>
            </w:pict>
          </mc:Fallback>
        </mc:AlternateContent>
      </w:r>
      <w:r w:rsidR="00DA774E" w:rsidRPr="00C60B13">
        <w:rPr>
          <w:rFonts w:ascii="Times New Roman" w:hAnsi="Times New Roman" w:cs="Times New Roman"/>
          <w:noProof/>
          <w:sz w:val="28"/>
          <w:szCs w:val="28"/>
        </w:rPr>
        <w:drawing>
          <wp:anchor distT="0" distB="0" distL="114300" distR="114300" simplePos="0" relativeHeight="251704320" behindDoc="0" locked="0" layoutInCell="1" allowOverlap="1" wp14:anchorId="1C515D65" wp14:editId="7878AF80">
            <wp:simplePos x="0" y="0"/>
            <wp:positionH relativeFrom="page">
              <wp:align>center</wp:align>
            </wp:positionH>
            <wp:positionV relativeFrom="paragraph">
              <wp:posOffset>359796</wp:posOffset>
            </wp:positionV>
            <wp:extent cx="4301490" cy="3903980"/>
            <wp:effectExtent l="0" t="0" r="3810" b="127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01490" cy="3903980"/>
                    </a:xfrm>
                    <a:prstGeom prst="rect">
                      <a:avLst/>
                    </a:prstGeom>
                    <a:noFill/>
                    <a:ln>
                      <a:noFill/>
                    </a:ln>
                  </pic:spPr>
                </pic:pic>
              </a:graphicData>
            </a:graphic>
          </wp:anchor>
        </w:drawing>
      </w:r>
      <w:r w:rsidR="00A166E7" w:rsidRPr="00C60B13">
        <w:rPr>
          <w:rFonts w:ascii="Times New Roman" w:hAnsi="Times New Roman" w:cs="Times New Roman"/>
          <w:sz w:val="28"/>
          <w:szCs w:val="28"/>
        </w:rPr>
        <w:t>Sơ đồ</w:t>
      </w:r>
    </w:p>
    <w:p w14:paraId="23A9BFDE" w14:textId="77777777" w:rsidR="0067769B" w:rsidRPr="00C60B13" w:rsidRDefault="00A166E7" w:rsidP="00C60B13">
      <w:pPr>
        <w:pStyle w:val="ListParagraph"/>
        <w:numPr>
          <w:ilvl w:val="0"/>
          <w:numId w:val="23"/>
        </w:num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t>Mô tả hoạt động</w:t>
      </w:r>
    </w:p>
    <w:tbl>
      <w:tblPr>
        <w:tblStyle w:val="TableGrid"/>
        <w:tblW w:w="9443" w:type="dxa"/>
        <w:tblLook w:val="04A0" w:firstRow="1" w:lastRow="0" w:firstColumn="1" w:lastColumn="0" w:noHBand="0" w:noVBand="1"/>
      </w:tblPr>
      <w:tblGrid>
        <w:gridCol w:w="590"/>
        <w:gridCol w:w="3107"/>
        <w:gridCol w:w="5746"/>
      </w:tblGrid>
      <w:tr w:rsidR="00E60B0A" w:rsidRPr="00C60B13" w14:paraId="2CB0DC5F" w14:textId="77777777" w:rsidTr="003D4D4F">
        <w:trPr>
          <w:trHeight w:val="398"/>
        </w:trPr>
        <w:tc>
          <w:tcPr>
            <w:tcW w:w="563" w:type="dxa"/>
            <w:shd w:val="clear" w:color="auto" w:fill="F2F2F2" w:themeFill="background1" w:themeFillShade="F2"/>
          </w:tcPr>
          <w:p w14:paraId="4232646A" w14:textId="77777777"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TT</w:t>
            </w:r>
          </w:p>
        </w:tc>
        <w:tc>
          <w:tcPr>
            <w:tcW w:w="3119" w:type="dxa"/>
            <w:shd w:val="clear" w:color="auto" w:fill="F2F2F2" w:themeFill="background1" w:themeFillShade="F2"/>
          </w:tcPr>
          <w:p w14:paraId="22431C43" w14:textId="77777777"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Hành động</w:t>
            </w:r>
          </w:p>
        </w:tc>
        <w:tc>
          <w:tcPr>
            <w:tcW w:w="5761" w:type="dxa"/>
            <w:shd w:val="clear" w:color="auto" w:fill="F2F2F2" w:themeFill="background1" w:themeFillShade="F2"/>
          </w:tcPr>
          <w:p w14:paraId="03A00372" w14:textId="77777777" w:rsidR="00E60B0A" w:rsidRPr="00C60B13" w:rsidRDefault="00E60B0A"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r>
      <w:tr w:rsidR="00E60B0A" w:rsidRPr="00C60B13" w14:paraId="5DC8497F" w14:textId="77777777" w:rsidTr="003D4D4F">
        <w:trPr>
          <w:trHeight w:val="381"/>
        </w:trPr>
        <w:tc>
          <w:tcPr>
            <w:tcW w:w="563" w:type="dxa"/>
          </w:tcPr>
          <w:p w14:paraId="1802E595" w14:textId="77777777"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119" w:type="dxa"/>
          </w:tcPr>
          <w:p w14:paraId="422E3A07" w14:textId="77777777"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Click danh sách đơn giao hàng</w:t>
            </w:r>
          </w:p>
        </w:tc>
        <w:tc>
          <w:tcPr>
            <w:tcW w:w="5761" w:type="dxa"/>
          </w:tcPr>
          <w:p w14:paraId="02750187" w14:textId="77777777"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Trên giao diện trang chủ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Click button danh sách đơn giao hàng </w:t>
            </w:r>
            <w:r w:rsidRPr="00C60B13">
              <w:rPr>
                <w:rFonts w:ascii="Times New Roman" w:hAnsi="Times New Roman" w:cs="Times New Roman"/>
                <w:sz w:val="28"/>
                <w:szCs w:val="28"/>
              </w:rPr>
              <w:sym w:font="Wingdings" w:char="F0E0"/>
            </w:r>
            <w:r w:rsidRPr="00C60B13">
              <w:rPr>
                <w:rFonts w:ascii="Times New Roman" w:hAnsi="Times New Roman" w:cs="Times New Roman"/>
                <w:sz w:val="28"/>
                <w:szCs w:val="28"/>
              </w:rPr>
              <w:t xml:space="preserve"> tải dữ liệu </w:t>
            </w:r>
          </w:p>
        </w:tc>
      </w:tr>
      <w:tr w:rsidR="00E60B0A" w:rsidRPr="00C60B13" w14:paraId="41897A7F" w14:textId="77777777" w:rsidTr="003D4D4F">
        <w:trPr>
          <w:trHeight w:val="398"/>
        </w:trPr>
        <w:tc>
          <w:tcPr>
            <w:tcW w:w="563" w:type="dxa"/>
          </w:tcPr>
          <w:p w14:paraId="67B8627B" w14:textId="77777777"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119" w:type="dxa"/>
          </w:tcPr>
          <w:p w14:paraId="27A6F542" w14:textId="77777777"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trang xem danh sách đơn giao hàng</w:t>
            </w:r>
          </w:p>
        </w:tc>
        <w:tc>
          <w:tcPr>
            <w:tcW w:w="5761" w:type="dxa"/>
          </w:tcPr>
          <w:p w14:paraId="4B1BA005" w14:textId="77777777"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Tải dữ liệu thành công: hiển giao diện danh sách đơn giao hàng</w:t>
            </w:r>
          </w:p>
          <w:p w14:paraId="7DD6BEBF" w14:textId="77777777"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Các bản ghi được sắp xếp theo thứ tự:</w:t>
            </w:r>
          </w:p>
          <w:p w14:paraId="3260AAE9" w14:textId="77777777" w:rsidR="00E60B0A" w:rsidRPr="00C60B13" w:rsidRDefault="00E60B0A" w:rsidP="00C60B13">
            <w:pPr>
              <w:pStyle w:val="ListParagraph"/>
              <w:numPr>
                <w:ilvl w:val="0"/>
                <w:numId w:val="25"/>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r>
      <w:tr w:rsidR="00E60B0A" w:rsidRPr="00C60B13" w14:paraId="7FB062E4" w14:textId="77777777" w:rsidTr="003D4D4F">
        <w:trPr>
          <w:trHeight w:val="398"/>
        </w:trPr>
        <w:tc>
          <w:tcPr>
            <w:tcW w:w="563" w:type="dxa"/>
          </w:tcPr>
          <w:p w14:paraId="522D2969" w14:textId="77777777"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3. </w:t>
            </w:r>
          </w:p>
        </w:tc>
        <w:tc>
          <w:tcPr>
            <w:tcW w:w="3119" w:type="dxa"/>
          </w:tcPr>
          <w:p w14:paraId="299A81BB" w14:textId="77777777" w:rsidR="00E60B0A" w:rsidRPr="00C60B13" w:rsidRDefault="00E60B0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c>
          <w:tcPr>
            <w:tcW w:w="5761" w:type="dxa"/>
          </w:tcPr>
          <w:p w14:paraId="276F9B95" w14:textId="77777777" w:rsidR="00E60B0A" w:rsidRPr="00C60B13" w:rsidRDefault="00E60B0A" w:rsidP="00C60B13">
            <w:pPr>
              <w:pStyle w:val="ListParagraph"/>
              <w:numPr>
                <w:ilvl w:val="0"/>
                <w:numId w:val="20"/>
              </w:num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Hiển thị thông báo lỗi</w:t>
            </w:r>
          </w:p>
        </w:tc>
      </w:tr>
    </w:tbl>
    <w:p w14:paraId="2CCEB4C6" w14:textId="77777777" w:rsidR="00E60B0A" w:rsidRPr="00C60B13" w:rsidRDefault="00E60B0A" w:rsidP="00C60B13">
      <w:pPr>
        <w:spacing w:line="360" w:lineRule="auto"/>
        <w:jc w:val="both"/>
        <w:rPr>
          <w:rFonts w:ascii="Times New Roman" w:hAnsi="Times New Roman" w:cs="Times New Roman"/>
          <w:b/>
          <w:sz w:val="28"/>
          <w:szCs w:val="28"/>
        </w:rPr>
      </w:pPr>
    </w:p>
    <w:p w14:paraId="10F9D1CB" w14:textId="77777777" w:rsidR="00466A02" w:rsidRDefault="00466A02" w:rsidP="00D9592D">
      <w:pPr>
        <w:pStyle w:val="Heading2"/>
        <w:rPr>
          <w:rFonts w:ascii="Times New Roman" w:hAnsi="Times New Roman" w:cs="Times New Roman"/>
          <w:b/>
          <w:color w:val="000000" w:themeColor="text1"/>
          <w:sz w:val="28"/>
          <w:szCs w:val="28"/>
          <w:shd w:val="clear" w:color="auto" w:fill="FFFFFF"/>
        </w:rPr>
      </w:pPr>
      <w:bookmarkStart w:id="99" w:name="_Toc6997692"/>
      <w:r>
        <w:rPr>
          <w:rFonts w:ascii="Times New Roman" w:hAnsi="Times New Roman" w:cs="Times New Roman"/>
          <w:b/>
          <w:color w:val="000000" w:themeColor="text1"/>
          <w:sz w:val="28"/>
          <w:szCs w:val="28"/>
          <w:shd w:val="clear" w:color="auto" w:fill="FFFFFF"/>
        </w:rPr>
        <w:lastRenderedPageBreak/>
        <w:t>3.3 Kết luận</w:t>
      </w:r>
      <w:bookmarkEnd w:id="99"/>
    </w:p>
    <w:p w14:paraId="5AF2259F" w14:textId="77777777" w:rsidR="00466A02" w:rsidRDefault="00466A02">
      <w:pPr>
        <w:rPr>
          <w:rFonts w:ascii="Times New Roman" w:eastAsiaTheme="majorEastAsia"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sidR="00395FDC">
        <w:rPr>
          <w:rFonts w:ascii="Times New Roman" w:hAnsi="Times New Roman" w:cs="Times New Roman"/>
          <w:color w:val="000000" w:themeColor="text1"/>
          <w:sz w:val="28"/>
          <w:szCs w:val="28"/>
          <w:shd w:val="clear" w:color="auto" w:fill="FFFFFF"/>
        </w:rPr>
        <w:t>Qua chương này ta xây dựng giao diện của các chức năng, xây dựng được sơ đồ hoạt động và mô tả chi tiết sơ đồ hoạt động</w:t>
      </w:r>
      <w:r>
        <w:rPr>
          <w:rFonts w:ascii="Times New Roman" w:hAnsi="Times New Roman" w:cs="Times New Roman"/>
          <w:b/>
          <w:color w:val="000000" w:themeColor="text1"/>
          <w:sz w:val="28"/>
          <w:szCs w:val="28"/>
          <w:shd w:val="clear" w:color="auto" w:fill="FFFFFF"/>
        </w:rPr>
        <w:br w:type="page"/>
      </w:r>
    </w:p>
    <w:p w14:paraId="169A2C8A" w14:textId="77777777" w:rsidR="00F404F5" w:rsidRPr="00C60B13" w:rsidRDefault="00A44BA7" w:rsidP="00D5357D">
      <w:pPr>
        <w:pStyle w:val="Heading1"/>
        <w:spacing w:line="360" w:lineRule="auto"/>
        <w:jc w:val="center"/>
        <w:rPr>
          <w:rFonts w:ascii="Times New Roman" w:hAnsi="Times New Roman" w:cs="Times New Roman"/>
          <w:b/>
          <w:color w:val="000000" w:themeColor="text1"/>
          <w:sz w:val="28"/>
          <w:szCs w:val="28"/>
          <w:shd w:val="clear" w:color="auto" w:fill="FFFFFF"/>
        </w:rPr>
        <w:pPrChange w:id="100" w:author="hien nguyen" w:date="2019-05-02T09:09:00Z">
          <w:pPr>
            <w:pStyle w:val="Heading1"/>
            <w:spacing w:line="360" w:lineRule="auto"/>
            <w:jc w:val="both"/>
          </w:pPr>
        </w:pPrChange>
      </w:pPr>
      <w:bookmarkStart w:id="101" w:name="_Toc6997693"/>
      <w:r w:rsidRPr="00C60B13">
        <w:rPr>
          <w:rFonts w:ascii="Times New Roman" w:hAnsi="Times New Roman" w:cs="Times New Roman"/>
          <w:b/>
          <w:color w:val="000000" w:themeColor="text1"/>
          <w:sz w:val="28"/>
          <w:szCs w:val="28"/>
          <w:shd w:val="clear" w:color="auto" w:fill="FFFFFF"/>
        </w:rPr>
        <w:lastRenderedPageBreak/>
        <w:t>CHƯƠNG IV</w:t>
      </w:r>
      <w:r w:rsidR="00EF290D" w:rsidRPr="00C60B13">
        <w:rPr>
          <w:rFonts w:ascii="Times New Roman" w:hAnsi="Times New Roman" w:cs="Times New Roman"/>
          <w:b/>
          <w:color w:val="000000" w:themeColor="text1"/>
          <w:sz w:val="28"/>
          <w:szCs w:val="28"/>
          <w:shd w:val="clear" w:color="auto" w:fill="FFFFFF"/>
        </w:rPr>
        <w:t>: XÂY DỰNG THIẾT KẾ CƠ SỞ DỮ LIỆU</w:t>
      </w:r>
      <w:bookmarkEnd w:id="101"/>
    </w:p>
    <w:p w14:paraId="33AB7390" w14:textId="77777777" w:rsidR="00E3417B"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02" w:name="_Toc6997694"/>
      <w:r w:rsidRPr="00C60B13">
        <w:rPr>
          <w:rFonts w:ascii="Times New Roman" w:hAnsi="Times New Roman" w:cs="Times New Roman"/>
          <w:b/>
          <w:color w:val="000000" w:themeColor="text1"/>
          <w:sz w:val="28"/>
          <w:szCs w:val="28"/>
          <w:shd w:val="clear" w:color="auto" w:fill="FFFFFF"/>
        </w:rPr>
        <w:t>4.1 Danh sách các bảng.</w:t>
      </w:r>
      <w:bookmarkEnd w:id="102"/>
    </w:p>
    <w:tbl>
      <w:tblPr>
        <w:tblStyle w:val="TableGrid"/>
        <w:tblW w:w="9325" w:type="dxa"/>
        <w:tblLook w:val="04A0" w:firstRow="1" w:lastRow="0" w:firstColumn="1" w:lastColumn="0" w:noHBand="0" w:noVBand="1"/>
      </w:tblPr>
      <w:tblGrid>
        <w:gridCol w:w="746"/>
        <w:gridCol w:w="3000"/>
        <w:gridCol w:w="5579"/>
      </w:tblGrid>
      <w:tr w:rsidR="00213683" w:rsidRPr="00C60B13" w14:paraId="797BFE2B" w14:textId="77777777" w:rsidTr="00CE317A">
        <w:trPr>
          <w:trHeight w:val="474"/>
        </w:trPr>
        <w:tc>
          <w:tcPr>
            <w:tcW w:w="746" w:type="dxa"/>
            <w:shd w:val="clear" w:color="auto" w:fill="F2F2F2" w:themeFill="background1" w:themeFillShade="F2"/>
            <w:vAlign w:val="center"/>
          </w:tcPr>
          <w:p w14:paraId="537D3573" w14:textId="77777777"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sz w:val="28"/>
                <w:szCs w:val="28"/>
              </w:rPr>
              <w:br w:type="page"/>
            </w:r>
            <w:r w:rsidRPr="00C60B13">
              <w:rPr>
                <w:rFonts w:ascii="Times New Roman" w:hAnsi="Times New Roman" w:cs="Times New Roman"/>
                <w:b/>
                <w:sz w:val="28"/>
                <w:szCs w:val="28"/>
              </w:rPr>
              <w:t>STT</w:t>
            </w:r>
          </w:p>
        </w:tc>
        <w:tc>
          <w:tcPr>
            <w:tcW w:w="3000" w:type="dxa"/>
            <w:shd w:val="clear" w:color="auto" w:fill="F2F2F2" w:themeFill="background1" w:themeFillShade="F2"/>
            <w:vAlign w:val="center"/>
          </w:tcPr>
          <w:p w14:paraId="05786A54" w14:textId="77777777"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bảng</w:t>
            </w:r>
          </w:p>
        </w:tc>
        <w:tc>
          <w:tcPr>
            <w:tcW w:w="5579" w:type="dxa"/>
            <w:shd w:val="clear" w:color="auto" w:fill="F2F2F2" w:themeFill="background1" w:themeFillShade="F2"/>
            <w:vAlign w:val="center"/>
          </w:tcPr>
          <w:p w14:paraId="7793BB0E" w14:textId="77777777" w:rsidR="00213683" w:rsidRPr="00C60B13" w:rsidRDefault="00213683"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Ý nghĩa</w:t>
            </w:r>
          </w:p>
        </w:tc>
      </w:tr>
      <w:tr w:rsidR="00213683" w:rsidRPr="00C60B13" w14:paraId="43A1B030" w14:textId="77777777" w:rsidTr="00CE317A">
        <w:trPr>
          <w:trHeight w:val="474"/>
        </w:trPr>
        <w:tc>
          <w:tcPr>
            <w:tcW w:w="746" w:type="dxa"/>
            <w:vAlign w:val="center"/>
          </w:tcPr>
          <w:p w14:paraId="24D2C204"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p>
        </w:tc>
        <w:tc>
          <w:tcPr>
            <w:tcW w:w="3000" w:type="dxa"/>
            <w:vAlign w:val="center"/>
          </w:tcPr>
          <w:p w14:paraId="4469D9D0"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__MigrationHistory</w:t>
            </w:r>
          </w:p>
        </w:tc>
        <w:tc>
          <w:tcPr>
            <w:tcW w:w="5579" w:type="dxa"/>
            <w:vAlign w:val="center"/>
          </w:tcPr>
          <w:p w14:paraId="2BD5C98B"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lịch sử thay đổi database</w:t>
            </w:r>
          </w:p>
        </w:tc>
      </w:tr>
      <w:tr w:rsidR="00213683" w:rsidRPr="00C60B13" w14:paraId="75DBFC68" w14:textId="77777777" w:rsidTr="00CE317A">
        <w:trPr>
          <w:trHeight w:val="449"/>
        </w:trPr>
        <w:tc>
          <w:tcPr>
            <w:tcW w:w="746" w:type="dxa"/>
            <w:vAlign w:val="center"/>
          </w:tcPr>
          <w:p w14:paraId="2CF10159"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p>
        </w:tc>
        <w:tc>
          <w:tcPr>
            <w:tcW w:w="3000" w:type="dxa"/>
            <w:vAlign w:val="center"/>
          </w:tcPr>
          <w:p w14:paraId="34CD79FE"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c>
          <w:tcPr>
            <w:tcW w:w="5579" w:type="dxa"/>
            <w:vAlign w:val="center"/>
          </w:tcPr>
          <w:p w14:paraId="49CDC3C3"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thuộc tính hàng hóa</w:t>
            </w:r>
          </w:p>
        </w:tc>
      </w:tr>
      <w:tr w:rsidR="00213683" w:rsidRPr="00C60B13" w14:paraId="29B56A01" w14:textId="77777777" w:rsidTr="00CE317A">
        <w:trPr>
          <w:trHeight w:val="474"/>
        </w:trPr>
        <w:tc>
          <w:tcPr>
            <w:tcW w:w="746" w:type="dxa"/>
            <w:vAlign w:val="center"/>
          </w:tcPr>
          <w:p w14:paraId="136F298E"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3</w:t>
            </w:r>
          </w:p>
        </w:tc>
        <w:tc>
          <w:tcPr>
            <w:tcW w:w="3000" w:type="dxa"/>
            <w:vAlign w:val="center"/>
          </w:tcPr>
          <w:p w14:paraId="2A99E529"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w:t>
            </w:r>
          </w:p>
        </w:tc>
        <w:tc>
          <w:tcPr>
            <w:tcW w:w="5579" w:type="dxa"/>
            <w:vAlign w:val="center"/>
          </w:tcPr>
          <w:p w14:paraId="6CF90EB0"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tiết thuộc tính hàng hóa</w:t>
            </w:r>
          </w:p>
        </w:tc>
      </w:tr>
      <w:tr w:rsidR="00213683" w:rsidRPr="00C60B13" w14:paraId="38064484" w14:textId="77777777" w:rsidTr="00CE317A">
        <w:trPr>
          <w:trHeight w:val="474"/>
        </w:trPr>
        <w:tc>
          <w:tcPr>
            <w:tcW w:w="746" w:type="dxa"/>
            <w:vAlign w:val="center"/>
          </w:tcPr>
          <w:p w14:paraId="2FB069C7"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p>
        </w:tc>
        <w:tc>
          <w:tcPr>
            <w:tcW w:w="3000" w:type="dxa"/>
            <w:vAlign w:val="center"/>
          </w:tcPr>
          <w:p w14:paraId="1DD6C0BA"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w:t>
            </w:r>
          </w:p>
        </w:tc>
        <w:tc>
          <w:tcPr>
            <w:tcW w:w="5579" w:type="dxa"/>
            <w:vAlign w:val="center"/>
          </w:tcPr>
          <w:p w14:paraId="52AC5358"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ngân hàng</w:t>
            </w:r>
          </w:p>
        </w:tc>
      </w:tr>
      <w:tr w:rsidR="00213683" w:rsidRPr="00C60B13" w14:paraId="13A2B2BE" w14:textId="77777777" w:rsidTr="00CE317A">
        <w:trPr>
          <w:trHeight w:val="474"/>
        </w:trPr>
        <w:tc>
          <w:tcPr>
            <w:tcW w:w="746" w:type="dxa"/>
            <w:vAlign w:val="center"/>
          </w:tcPr>
          <w:p w14:paraId="637F44DB"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5</w:t>
            </w:r>
          </w:p>
        </w:tc>
        <w:tc>
          <w:tcPr>
            <w:tcW w:w="3000" w:type="dxa"/>
            <w:vAlign w:val="center"/>
          </w:tcPr>
          <w:p w14:paraId="24817BA6"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c>
          <w:tcPr>
            <w:tcW w:w="5579" w:type="dxa"/>
            <w:vAlign w:val="center"/>
          </w:tcPr>
          <w:p w14:paraId="16714CF9"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chuyển khoản</w:t>
            </w:r>
          </w:p>
        </w:tc>
      </w:tr>
      <w:tr w:rsidR="00213683" w:rsidRPr="00C60B13" w14:paraId="73853382" w14:textId="77777777" w:rsidTr="00CE317A">
        <w:trPr>
          <w:trHeight w:val="474"/>
        </w:trPr>
        <w:tc>
          <w:tcPr>
            <w:tcW w:w="746" w:type="dxa"/>
            <w:vAlign w:val="center"/>
          </w:tcPr>
          <w:p w14:paraId="63AFE509"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6</w:t>
            </w:r>
          </w:p>
        </w:tc>
        <w:tc>
          <w:tcPr>
            <w:tcW w:w="3000" w:type="dxa"/>
            <w:vAlign w:val="center"/>
          </w:tcPr>
          <w:p w14:paraId="6DF26515"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BankTransferDetail</w:t>
            </w:r>
          </w:p>
        </w:tc>
        <w:tc>
          <w:tcPr>
            <w:tcW w:w="5579" w:type="dxa"/>
            <w:vAlign w:val="center"/>
          </w:tcPr>
          <w:p w14:paraId="071CB62B"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chuyển khoản</w:t>
            </w:r>
          </w:p>
        </w:tc>
      </w:tr>
      <w:tr w:rsidR="00213683" w:rsidRPr="00C60B13" w14:paraId="4F9CFC23" w14:textId="77777777" w:rsidTr="00CE317A">
        <w:trPr>
          <w:trHeight w:val="449"/>
        </w:trPr>
        <w:tc>
          <w:tcPr>
            <w:tcW w:w="746" w:type="dxa"/>
            <w:vAlign w:val="center"/>
          </w:tcPr>
          <w:p w14:paraId="581602A7"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7</w:t>
            </w:r>
          </w:p>
        </w:tc>
        <w:tc>
          <w:tcPr>
            <w:tcW w:w="3000" w:type="dxa"/>
            <w:vAlign w:val="center"/>
          </w:tcPr>
          <w:p w14:paraId="5F70A765"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c>
          <w:tcPr>
            <w:tcW w:w="5579" w:type="dxa"/>
            <w:vAlign w:val="center"/>
          </w:tcPr>
          <w:p w14:paraId="7FD2A8A7"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chi nhánh</w:t>
            </w:r>
          </w:p>
        </w:tc>
      </w:tr>
      <w:tr w:rsidR="00213683" w:rsidRPr="00C60B13" w14:paraId="0E2329B7" w14:textId="77777777" w:rsidTr="00CE317A">
        <w:trPr>
          <w:trHeight w:val="449"/>
        </w:trPr>
        <w:tc>
          <w:tcPr>
            <w:tcW w:w="746" w:type="dxa"/>
            <w:vAlign w:val="center"/>
          </w:tcPr>
          <w:p w14:paraId="5481B317" w14:textId="77777777" w:rsidR="00213683" w:rsidRPr="00C60B13" w:rsidRDefault="00B04CF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8</w:t>
            </w:r>
          </w:p>
        </w:tc>
        <w:tc>
          <w:tcPr>
            <w:tcW w:w="3000" w:type="dxa"/>
            <w:vAlign w:val="center"/>
          </w:tcPr>
          <w:p w14:paraId="0EC0542C"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w:t>
            </w:r>
          </w:p>
        </w:tc>
        <w:tc>
          <w:tcPr>
            <w:tcW w:w="5579" w:type="dxa"/>
            <w:vAlign w:val="center"/>
          </w:tcPr>
          <w:p w14:paraId="0369D529"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lỗi hệ thống</w:t>
            </w:r>
          </w:p>
        </w:tc>
      </w:tr>
      <w:tr w:rsidR="00213683" w:rsidRPr="00C60B13" w14:paraId="313B8A23" w14:textId="77777777" w:rsidTr="00CE317A">
        <w:trPr>
          <w:trHeight w:val="449"/>
        </w:trPr>
        <w:tc>
          <w:tcPr>
            <w:tcW w:w="746" w:type="dxa"/>
            <w:vAlign w:val="center"/>
          </w:tcPr>
          <w:p w14:paraId="7603FE36" w14:textId="77777777"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9</w:t>
            </w:r>
          </w:p>
        </w:tc>
        <w:tc>
          <w:tcPr>
            <w:tcW w:w="3000" w:type="dxa"/>
            <w:vAlign w:val="center"/>
          </w:tcPr>
          <w:p w14:paraId="123C4851"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c>
          <w:tcPr>
            <w:tcW w:w="5579" w:type="dxa"/>
            <w:vAlign w:val="center"/>
          </w:tcPr>
          <w:p w14:paraId="2DAF1814"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hàng hóa</w:t>
            </w:r>
          </w:p>
        </w:tc>
      </w:tr>
      <w:tr w:rsidR="00213683" w:rsidRPr="00C60B13" w14:paraId="19C9656D" w14:textId="77777777" w:rsidTr="00CE317A">
        <w:trPr>
          <w:trHeight w:val="449"/>
        </w:trPr>
        <w:tc>
          <w:tcPr>
            <w:tcW w:w="746" w:type="dxa"/>
            <w:vAlign w:val="center"/>
          </w:tcPr>
          <w:p w14:paraId="542F3682"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0</w:t>
            </w:r>
          </w:p>
        </w:tc>
        <w:tc>
          <w:tcPr>
            <w:tcW w:w="3000" w:type="dxa"/>
            <w:vAlign w:val="center"/>
          </w:tcPr>
          <w:p w14:paraId="324AF23E"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c>
          <w:tcPr>
            <w:tcW w:w="5579" w:type="dxa"/>
            <w:vAlign w:val="center"/>
          </w:tcPr>
          <w:p w14:paraId="003C0646"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danh mục hàng hóa</w:t>
            </w:r>
          </w:p>
        </w:tc>
      </w:tr>
      <w:tr w:rsidR="00213683" w:rsidRPr="00C60B13" w14:paraId="1DD1DBB6" w14:textId="77777777" w:rsidTr="00CE317A">
        <w:trPr>
          <w:trHeight w:val="449"/>
        </w:trPr>
        <w:tc>
          <w:tcPr>
            <w:tcW w:w="746" w:type="dxa"/>
            <w:vAlign w:val="center"/>
          </w:tcPr>
          <w:p w14:paraId="5E44D0B4" w14:textId="77777777"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11</w:t>
            </w:r>
          </w:p>
        </w:tc>
        <w:tc>
          <w:tcPr>
            <w:tcW w:w="3000" w:type="dxa"/>
            <w:vAlign w:val="center"/>
          </w:tcPr>
          <w:p w14:paraId="110763E3"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c>
          <w:tcPr>
            <w:tcW w:w="5579" w:type="dxa"/>
            <w:vAlign w:val="center"/>
          </w:tcPr>
          <w:p w14:paraId="638FC6FE"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tùy chọn hàng hóa</w:t>
            </w:r>
          </w:p>
        </w:tc>
      </w:tr>
      <w:tr w:rsidR="00213683" w:rsidRPr="00C60B13" w14:paraId="6EE1CB15" w14:textId="77777777" w:rsidTr="00CE317A">
        <w:trPr>
          <w:trHeight w:val="449"/>
        </w:trPr>
        <w:tc>
          <w:tcPr>
            <w:tcW w:w="746" w:type="dxa"/>
            <w:vAlign w:val="center"/>
          </w:tcPr>
          <w:p w14:paraId="16E69C01"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2</w:t>
            </w:r>
          </w:p>
        </w:tc>
        <w:tc>
          <w:tcPr>
            <w:tcW w:w="3000" w:type="dxa"/>
            <w:vAlign w:val="center"/>
          </w:tcPr>
          <w:p w14:paraId="27FB7F66"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5579" w:type="dxa"/>
            <w:vAlign w:val="center"/>
          </w:tcPr>
          <w:p w14:paraId="765325E5"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đối tượng con người</w:t>
            </w:r>
          </w:p>
        </w:tc>
      </w:tr>
      <w:tr w:rsidR="00213683" w:rsidRPr="00C60B13" w14:paraId="656EF70D" w14:textId="77777777" w:rsidTr="00CE317A">
        <w:trPr>
          <w:trHeight w:val="449"/>
        </w:trPr>
        <w:tc>
          <w:tcPr>
            <w:tcW w:w="746" w:type="dxa"/>
            <w:vAlign w:val="center"/>
          </w:tcPr>
          <w:p w14:paraId="6738DF6F"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3</w:t>
            </w:r>
          </w:p>
        </w:tc>
        <w:tc>
          <w:tcPr>
            <w:tcW w:w="3000" w:type="dxa"/>
            <w:vAlign w:val="center"/>
          </w:tcPr>
          <w:p w14:paraId="0BE09A71"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5579" w:type="dxa"/>
            <w:vAlign w:val="center"/>
          </w:tcPr>
          <w:p w14:paraId="429190DB"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đối tượng</w:t>
            </w:r>
          </w:p>
        </w:tc>
      </w:tr>
      <w:tr w:rsidR="00213683" w:rsidRPr="00C60B13" w14:paraId="4667AB84" w14:textId="77777777" w:rsidTr="00CE317A">
        <w:trPr>
          <w:trHeight w:val="449"/>
        </w:trPr>
        <w:tc>
          <w:tcPr>
            <w:tcW w:w="746" w:type="dxa"/>
            <w:vAlign w:val="center"/>
          </w:tcPr>
          <w:p w14:paraId="6D08913A"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4</w:t>
            </w:r>
          </w:p>
        </w:tc>
        <w:tc>
          <w:tcPr>
            <w:tcW w:w="3000" w:type="dxa"/>
            <w:vAlign w:val="center"/>
          </w:tcPr>
          <w:p w14:paraId="7CB8404C"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w:t>
            </w:r>
          </w:p>
        </w:tc>
        <w:tc>
          <w:tcPr>
            <w:tcW w:w="5579" w:type="dxa"/>
            <w:vAlign w:val="center"/>
          </w:tcPr>
          <w:p w14:paraId="4387A8E8"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lịch trình thanh toán</w:t>
            </w:r>
          </w:p>
        </w:tc>
      </w:tr>
      <w:tr w:rsidR="00213683" w:rsidRPr="00C60B13" w14:paraId="6765F992" w14:textId="77777777" w:rsidTr="00CE317A">
        <w:trPr>
          <w:trHeight w:val="449"/>
        </w:trPr>
        <w:tc>
          <w:tcPr>
            <w:tcW w:w="746" w:type="dxa"/>
            <w:vAlign w:val="center"/>
          </w:tcPr>
          <w:p w14:paraId="122BBBA0"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5</w:t>
            </w:r>
          </w:p>
        </w:tc>
        <w:tc>
          <w:tcPr>
            <w:tcW w:w="3000" w:type="dxa"/>
            <w:vAlign w:val="center"/>
          </w:tcPr>
          <w:p w14:paraId="32C9A658"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w:t>
            </w:r>
          </w:p>
        </w:tc>
        <w:tc>
          <w:tcPr>
            <w:tcW w:w="5579" w:type="dxa"/>
            <w:vAlign w:val="center"/>
          </w:tcPr>
          <w:p w14:paraId="7CFF40CD"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chính sách giá</w:t>
            </w:r>
          </w:p>
        </w:tc>
      </w:tr>
      <w:tr w:rsidR="00213683" w:rsidRPr="00C60B13" w14:paraId="08985792" w14:textId="77777777" w:rsidTr="00CE317A">
        <w:trPr>
          <w:trHeight w:val="449"/>
        </w:trPr>
        <w:tc>
          <w:tcPr>
            <w:tcW w:w="746" w:type="dxa"/>
            <w:vAlign w:val="center"/>
          </w:tcPr>
          <w:p w14:paraId="4E24550B"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w:t>
            </w:r>
            <w:r w:rsidR="00EE2C03" w:rsidRPr="00C60B13">
              <w:rPr>
                <w:rFonts w:ascii="Times New Roman" w:hAnsi="Times New Roman" w:cs="Times New Roman"/>
                <w:sz w:val="28"/>
                <w:szCs w:val="28"/>
              </w:rPr>
              <w:t>6</w:t>
            </w:r>
          </w:p>
        </w:tc>
        <w:tc>
          <w:tcPr>
            <w:tcW w:w="3000" w:type="dxa"/>
            <w:vAlign w:val="center"/>
          </w:tcPr>
          <w:p w14:paraId="62DF5C43"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PrintForm</w:t>
            </w:r>
          </w:p>
        </w:tc>
        <w:tc>
          <w:tcPr>
            <w:tcW w:w="5579" w:type="dxa"/>
            <w:vAlign w:val="center"/>
          </w:tcPr>
          <w:p w14:paraId="2DE36B4E"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mẫu in</w:t>
            </w:r>
          </w:p>
        </w:tc>
      </w:tr>
      <w:tr w:rsidR="00213683" w:rsidRPr="00C60B13" w14:paraId="558D93B9" w14:textId="77777777" w:rsidTr="00CE317A">
        <w:trPr>
          <w:trHeight w:val="449"/>
        </w:trPr>
        <w:tc>
          <w:tcPr>
            <w:tcW w:w="746" w:type="dxa"/>
            <w:vAlign w:val="center"/>
          </w:tcPr>
          <w:p w14:paraId="57643369" w14:textId="77777777"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17</w:t>
            </w:r>
          </w:p>
        </w:tc>
        <w:tc>
          <w:tcPr>
            <w:tcW w:w="3000" w:type="dxa"/>
            <w:vAlign w:val="center"/>
          </w:tcPr>
          <w:p w14:paraId="3A1525E7"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c>
          <w:tcPr>
            <w:tcW w:w="5579" w:type="dxa"/>
            <w:vAlign w:val="center"/>
          </w:tcPr>
          <w:p w14:paraId="585BD1D4"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w:t>
            </w:r>
          </w:p>
        </w:tc>
      </w:tr>
      <w:tr w:rsidR="00213683" w:rsidRPr="00C60B13" w14:paraId="1500EF3D" w14:textId="77777777" w:rsidTr="00CE317A">
        <w:trPr>
          <w:trHeight w:val="449"/>
        </w:trPr>
        <w:tc>
          <w:tcPr>
            <w:tcW w:w="746" w:type="dxa"/>
            <w:vAlign w:val="center"/>
          </w:tcPr>
          <w:p w14:paraId="3368F4A7" w14:textId="77777777"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18</w:t>
            </w:r>
          </w:p>
        </w:tc>
        <w:tc>
          <w:tcPr>
            <w:tcW w:w="3000" w:type="dxa"/>
            <w:vAlign w:val="center"/>
          </w:tcPr>
          <w:p w14:paraId="5C7E7957"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PurchaseInvoiceDetail</w:t>
            </w:r>
          </w:p>
        </w:tc>
        <w:tc>
          <w:tcPr>
            <w:tcW w:w="5579" w:type="dxa"/>
            <w:vAlign w:val="center"/>
          </w:tcPr>
          <w:p w14:paraId="7B01F42A"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nhập hàng chi tiết</w:t>
            </w:r>
          </w:p>
        </w:tc>
      </w:tr>
      <w:tr w:rsidR="00213683" w:rsidRPr="00C60B13" w14:paraId="4C4DC1ED" w14:textId="77777777" w:rsidTr="00CE317A">
        <w:trPr>
          <w:trHeight w:val="449"/>
        </w:trPr>
        <w:tc>
          <w:tcPr>
            <w:tcW w:w="746" w:type="dxa"/>
            <w:vAlign w:val="center"/>
          </w:tcPr>
          <w:p w14:paraId="5FE6B3ED" w14:textId="77777777"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19</w:t>
            </w:r>
          </w:p>
        </w:tc>
        <w:tc>
          <w:tcPr>
            <w:tcW w:w="3000" w:type="dxa"/>
            <w:vAlign w:val="center"/>
          </w:tcPr>
          <w:p w14:paraId="309170DA"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c>
          <w:tcPr>
            <w:tcW w:w="5579" w:type="dxa"/>
            <w:vAlign w:val="center"/>
          </w:tcPr>
          <w:p w14:paraId="56A3284C"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 vực</w:t>
            </w:r>
          </w:p>
        </w:tc>
      </w:tr>
      <w:tr w:rsidR="00213683" w:rsidRPr="00C60B13" w14:paraId="2E9C3C51" w14:textId="77777777" w:rsidTr="00CE317A">
        <w:trPr>
          <w:trHeight w:val="449"/>
        </w:trPr>
        <w:tc>
          <w:tcPr>
            <w:tcW w:w="746" w:type="dxa"/>
            <w:vAlign w:val="center"/>
          </w:tcPr>
          <w:p w14:paraId="5E158487" w14:textId="77777777"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20</w:t>
            </w:r>
          </w:p>
        </w:tc>
        <w:tc>
          <w:tcPr>
            <w:tcW w:w="3000" w:type="dxa"/>
            <w:vAlign w:val="center"/>
          </w:tcPr>
          <w:p w14:paraId="7A8A0A4D"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c>
          <w:tcPr>
            <w:tcW w:w="5579" w:type="dxa"/>
            <w:vAlign w:val="center"/>
          </w:tcPr>
          <w:p w14:paraId="1CBA3552"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hóa đơn bán hàng</w:t>
            </w:r>
          </w:p>
        </w:tc>
      </w:tr>
      <w:tr w:rsidR="00213683" w:rsidRPr="00C60B13" w14:paraId="291AA09F" w14:textId="77777777" w:rsidTr="00CE317A">
        <w:trPr>
          <w:trHeight w:val="449"/>
        </w:trPr>
        <w:tc>
          <w:tcPr>
            <w:tcW w:w="746" w:type="dxa"/>
            <w:vAlign w:val="center"/>
          </w:tcPr>
          <w:p w14:paraId="3AC2CBBD"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1</w:t>
            </w:r>
          </w:p>
        </w:tc>
        <w:tc>
          <w:tcPr>
            <w:tcW w:w="3000" w:type="dxa"/>
            <w:vAlign w:val="center"/>
          </w:tcPr>
          <w:p w14:paraId="5E0EE31B"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SaleInvoiceDetail</w:t>
            </w:r>
          </w:p>
        </w:tc>
        <w:tc>
          <w:tcPr>
            <w:tcW w:w="5579" w:type="dxa"/>
            <w:vAlign w:val="center"/>
          </w:tcPr>
          <w:p w14:paraId="7C2B6DA7"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hóa đơn bán hàng</w:t>
            </w:r>
          </w:p>
        </w:tc>
      </w:tr>
      <w:tr w:rsidR="00213683" w:rsidRPr="00C60B13" w14:paraId="7E5846A5" w14:textId="77777777" w:rsidTr="00CE317A">
        <w:trPr>
          <w:trHeight w:val="449"/>
        </w:trPr>
        <w:tc>
          <w:tcPr>
            <w:tcW w:w="746" w:type="dxa"/>
            <w:vAlign w:val="center"/>
          </w:tcPr>
          <w:p w14:paraId="7D90BE76"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2</w:t>
            </w:r>
          </w:p>
        </w:tc>
        <w:tc>
          <w:tcPr>
            <w:tcW w:w="3000" w:type="dxa"/>
            <w:vAlign w:val="center"/>
          </w:tcPr>
          <w:p w14:paraId="34E7B8BE"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c>
          <w:tcPr>
            <w:tcW w:w="5579" w:type="dxa"/>
            <w:vAlign w:val="center"/>
          </w:tcPr>
          <w:p w14:paraId="38A71EE0"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khuyến mãi</w:t>
            </w:r>
          </w:p>
        </w:tc>
      </w:tr>
      <w:tr w:rsidR="00213683" w:rsidRPr="00C60B13" w14:paraId="012B8877" w14:textId="77777777" w:rsidTr="00CE317A">
        <w:trPr>
          <w:trHeight w:val="449"/>
        </w:trPr>
        <w:tc>
          <w:tcPr>
            <w:tcW w:w="746" w:type="dxa"/>
            <w:vAlign w:val="center"/>
          </w:tcPr>
          <w:p w14:paraId="1B9B2EE4"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3</w:t>
            </w:r>
          </w:p>
        </w:tc>
        <w:tc>
          <w:tcPr>
            <w:tcW w:w="3000" w:type="dxa"/>
            <w:vAlign w:val="center"/>
          </w:tcPr>
          <w:p w14:paraId="2B62998D"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SalesPromotionDetail</w:t>
            </w:r>
          </w:p>
        </w:tc>
        <w:tc>
          <w:tcPr>
            <w:tcW w:w="5579" w:type="dxa"/>
            <w:vAlign w:val="center"/>
          </w:tcPr>
          <w:p w14:paraId="00A97CF6"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khuyến mãi</w:t>
            </w:r>
          </w:p>
        </w:tc>
      </w:tr>
      <w:tr w:rsidR="00213683" w:rsidRPr="00C60B13" w14:paraId="78ECE487" w14:textId="77777777" w:rsidTr="00CE317A">
        <w:trPr>
          <w:trHeight w:val="449"/>
        </w:trPr>
        <w:tc>
          <w:tcPr>
            <w:tcW w:w="746" w:type="dxa"/>
            <w:vAlign w:val="center"/>
          </w:tcPr>
          <w:p w14:paraId="7E1EFF51"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2</w:t>
            </w:r>
            <w:r w:rsidR="00EE2C03" w:rsidRPr="00C60B13">
              <w:rPr>
                <w:rFonts w:ascii="Times New Roman" w:hAnsi="Times New Roman" w:cs="Times New Roman"/>
                <w:sz w:val="28"/>
                <w:szCs w:val="28"/>
              </w:rPr>
              <w:t>4</w:t>
            </w:r>
          </w:p>
        </w:tc>
        <w:tc>
          <w:tcPr>
            <w:tcW w:w="3000" w:type="dxa"/>
            <w:vAlign w:val="center"/>
          </w:tcPr>
          <w:p w14:paraId="0635B3B6"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c>
          <w:tcPr>
            <w:tcW w:w="5579" w:type="dxa"/>
            <w:vAlign w:val="center"/>
          </w:tcPr>
          <w:p w14:paraId="553BF9D9"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kho</w:t>
            </w:r>
          </w:p>
        </w:tc>
      </w:tr>
      <w:tr w:rsidR="00213683" w:rsidRPr="00C60B13" w14:paraId="4FFB0609" w14:textId="77777777" w:rsidTr="00CE317A">
        <w:trPr>
          <w:trHeight w:val="449"/>
        </w:trPr>
        <w:tc>
          <w:tcPr>
            <w:tcW w:w="746" w:type="dxa"/>
            <w:vAlign w:val="center"/>
          </w:tcPr>
          <w:p w14:paraId="3308020F"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5</w:t>
            </w:r>
          </w:p>
        </w:tc>
        <w:tc>
          <w:tcPr>
            <w:tcW w:w="3000" w:type="dxa"/>
            <w:vAlign w:val="center"/>
          </w:tcPr>
          <w:p w14:paraId="5543CC65"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c>
          <w:tcPr>
            <w:tcW w:w="5579" w:type="dxa"/>
            <w:vAlign w:val="center"/>
          </w:tcPr>
          <w:p w14:paraId="25051B74"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đơn chuyển kho</w:t>
            </w:r>
          </w:p>
        </w:tc>
      </w:tr>
      <w:tr w:rsidR="00213683" w:rsidRPr="00C60B13" w14:paraId="1D1E9C23" w14:textId="77777777" w:rsidTr="00CE317A">
        <w:trPr>
          <w:trHeight w:val="449"/>
        </w:trPr>
        <w:tc>
          <w:tcPr>
            <w:tcW w:w="746" w:type="dxa"/>
            <w:vAlign w:val="center"/>
          </w:tcPr>
          <w:p w14:paraId="6C235963"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w:t>
            </w:r>
            <w:r w:rsidR="00EE2C03" w:rsidRPr="00C60B13">
              <w:rPr>
                <w:rFonts w:ascii="Times New Roman" w:hAnsi="Times New Roman" w:cs="Times New Roman"/>
                <w:sz w:val="28"/>
                <w:szCs w:val="28"/>
              </w:rPr>
              <w:t>6</w:t>
            </w:r>
          </w:p>
        </w:tc>
        <w:tc>
          <w:tcPr>
            <w:tcW w:w="3000" w:type="dxa"/>
            <w:vAlign w:val="center"/>
          </w:tcPr>
          <w:p w14:paraId="23292E2B"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StockTransferDetail</w:t>
            </w:r>
          </w:p>
        </w:tc>
        <w:tc>
          <w:tcPr>
            <w:tcW w:w="5579" w:type="dxa"/>
            <w:vAlign w:val="center"/>
          </w:tcPr>
          <w:p w14:paraId="7DDCDD31"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chi tiết đơn chuyển kho</w:t>
            </w:r>
          </w:p>
        </w:tc>
      </w:tr>
      <w:tr w:rsidR="00213683" w:rsidRPr="00C60B13" w14:paraId="497F1902" w14:textId="77777777" w:rsidTr="00CE317A">
        <w:trPr>
          <w:trHeight w:val="449"/>
        </w:trPr>
        <w:tc>
          <w:tcPr>
            <w:tcW w:w="746" w:type="dxa"/>
            <w:vAlign w:val="center"/>
          </w:tcPr>
          <w:p w14:paraId="3A589D98" w14:textId="77777777"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27</w:t>
            </w:r>
          </w:p>
        </w:tc>
        <w:tc>
          <w:tcPr>
            <w:tcW w:w="3000" w:type="dxa"/>
            <w:vAlign w:val="center"/>
          </w:tcPr>
          <w:p w14:paraId="74A29081"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StoreInfo</w:t>
            </w:r>
          </w:p>
        </w:tc>
        <w:tc>
          <w:tcPr>
            <w:tcW w:w="5579" w:type="dxa"/>
            <w:vAlign w:val="center"/>
          </w:tcPr>
          <w:p w14:paraId="1B8E9F39"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siêu thị</w:t>
            </w:r>
          </w:p>
        </w:tc>
      </w:tr>
      <w:tr w:rsidR="00213683" w:rsidRPr="00C60B13" w14:paraId="1BA9B669" w14:textId="77777777" w:rsidTr="00CE317A">
        <w:trPr>
          <w:trHeight w:val="449"/>
        </w:trPr>
        <w:tc>
          <w:tcPr>
            <w:tcW w:w="746" w:type="dxa"/>
            <w:vAlign w:val="center"/>
          </w:tcPr>
          <w:p w14:paraId="2BEF509F" w14:textId="77777777" w:rsidR="00213683" w:rsidRPr="00C60B13" w:rsidRDefault="00EE2C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28</w:t>
            </w:r>
          </w:p>
        </w:tc>
        <w:tc>
          <w:tcPr>
            <w:tcW w:w="3000" w:type="dxa"/>
            <w:vAlign w:val="center"/>
          </w:tcPr>
          <w:p w14:paraId="16F4B703"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5579" w:type="dxa"/>
            <w:vAlign w:val="center"/>
          </w:tcPr>
          <w:p w14:paraId="451D99FF" w14:textId="77777777" w:rsidR="00213683" w:rsidRPr="00C60B13" w:rsidRDefault="0021368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Quản lý thông tin loại phiếu</w:t>
            </w:r>
          </w:p>
        </w:tc>
      </w:tr>
    </w:tbl>
    <w:p w14:paraId="58C7ADC3" w14:textId="77777777" w:rsidR="00213683" w:rsidRPr="00C60B13" w:rsidRDefault="00213683" w:rsidP="00C60B13">
      <w:pPr>
        <w:spacing w:line="360" w:lineRule="auto"/>
        <w:jc w:val="both"/>
        <w:rPr>
          <w:rFonts w:ascii="Times New Roman" w:hAnsi="Times New Roman" w:cs="Times New Roman"/>
          <w:sz w:val="28"/>
          <w:szCs w:val="28"/>
        </w:rPr>
      </w:pPr>
    </w:p>
    <w:p w14:paraId="7F6206F3" w14:textId="77777777" w:rsidR="00213683" w:rsidRPr="00C60B13" w:rsidRDefault="00213683" w:rsidP="00C60B13">
      <w:pPr>
        <w:spacing w:line="360" w:lineRule="auto"/>
        <w:jc w:val="both"/>
        <w:rPr>
          <w:rFonts w:ascii="Times New Roman" w:hAnsi="Times New Roman" w:cs="Times New Roman"/>
          <w:sz w:val="28"/>
          <w:szCs w:val="28"/>
        </w:rPr>
      </w:pPr>
    </w:p>
    <w:p w14:paraId="6EB194CE" w14:textId="77777777" w:rsidR="00D63B65" w:rsidRPr="00C60B13" w:rsidRDefault="00E3417B" w:rsidP="00046E6A">
      <w:pPr>
        <w:pStyle w:val="Heading2"/>
        <w:spacing w:line="360" w:lineRule="auto"/>
        <w:rPr>
          <w:rFonts w:ascii="Times New Roman" w:hAnsi="Times New Roman" w:cs="Times New Roman"/>
          <w:sz w:val="28"/>
          <w:szCs w:val="28"/>
        </w:rPr>
      </w:pPr>
      <w:bookmarkStart w:id="103" w:name="_Toc6997695"/>
      <w:r w:rsidRPr="00C60B13">
        <w:rPr>
          <w:rFonts w:ascii="Times New Roman" w:hAnsi="Times New Roman" w:cs="Times New Roman"/>
          <w:b/>
          <w:color w:val="000000" w:themeColor="text1"/>
          <w:sz w:val="28"/>
          <w:szCs w:val="28"/>
          <w:shd w:val="clear" w:color="auto" w:fill="FFFFFF"/>
        </w:rPr>
        <w:t>4.2 Mô h</w:t>
      </w:r>
      <w:r w:rsidR="000C083E" w:rsidRPr="00C60B13">
        <w:rPr>
          <w:rFonts w:ascii="Times New Roman" w:hAnsi="Times New Roman" w:cs="Times New Roman"/>
          <w:b/>
          <w:color w:val="000000" w:themeColor="text1"/>
          <w:sz w:val="28"/>
          <w:szCs w:val="28"/>
          <w:shd w:val="clear" w:color="auto" w:fill="FFFFFF"/>
        </w:rPr>
        <w:t>ình diagram</w:t>
      </w:r>
      <w:r w:rsidRPr="00C60B13">
        <w:rPr>
          <w:rFonts w:ascii="Times New Roman" w:hAnsi="Times New Roman" w:cs="Times New Roman"/>
          <w:b/>
          <w:color w:val="000000" w:themeColor="text1"/>
          <w:sz w:val="28"/>
          <w:szCs w:val="28"/>
          <w:shd w:val="clear" w:color="auto" w:fill="FFFFFF"/>
        </w:rPr>
        <w:t>.</w:t>
      </w:r>
      <w:r w:rsidR="000C083E" w:rsidRPr="00C60B13">
        <w:rPr>
          <w:rFonts w:ascii="Times New Roman" w:hAnsi="Times New Roman" w:cs="Times New Roman"/>
          <w:noProof/>
          <w:sz w:val="28"/>
          <w:szCs w:val="28"/>
        </w:rPr>
        <w:drawing>
          <wp:inline distT="0" distB="0" distL="0" distR="0" wp14:anchorId="48F1AA1A" wp14:editId="7A1770CC">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43994" cy="4216477"/>
                    </a:xfrm>
                    <a:prstGeom prst="rect">
                      <a:avLst/>
                    </a:prstGeom>
                  </pic:spPr>
                </pic:pic>
              </a:graphicData>
            </a:graphic>
          </wp:inline>
        </w:drawing>
      </w:r>
      <w:bookmarkEnd w:id="103"/>
    </w:p>
    <w:p w14:paraId="2DA69ED8" w14:textId="77777777" w:rsidR="00645B99" w:rsidRPr="00C60B13" w:rsidRDefault="00D63B65" w:rsidP="00865018">
      <w:pPr>
        <w:pStyle w:val="Caption"/>
        <w:spacing w:line="360" w:lineRule="auto"/>
        <w:jc w:val="center"/>
        <w:rPr>
          <w:rFonts w:ascii="Times New Roman" w:hAnsi="Times New Roman" w:cs="Times New Roman"/>
          <w:sz w:val="28"/>
          <w:szCs w:val="28"/>
        </w:rPr>
      </w:pPr>
      <w:bookmarkStart w:id="104" w:name="_Toc6993094"/>
      <w:r w:rsidRPr="00C60B13">
        <w:rPr>
          <w:rFonts w:ascii="Times New Roman" w:hAnsi="Times New Roman" w:cs="Times New Roman"/>
          <w:color w:val="000000" w:themeColor="text1"/>
          <w:sz w:val="28"/>
          <w:szCs w:val="28"/>
        </w:rPr>
        <w:t>Hình 4.2.</w:t>
      </w:r>
      <w:r w:rsidRPr="00C60B13">
        <w:rPr>
          <w:rFonts w:ascii="Times New Roman" w:hAnsi="Times New Roman" w:cs="Times New Roman"/>
          <w:color w:val="000000" w:themeColor="text1"/>
          <w:sz w:val="28"/>
          <w:szCs w:val="28"/>
        </w:rPr>
        <w:fldChar w:fldCharType="begin"/>
      </w:r>
      <w:r w:rsidRPr="00C60B13">
        <w:rPr>
          <w:rFonts w:ascii="Times New Roman" w:hAnsi="Times New Roman" w:cs="Times New Roman"/>
          <w:color w:val="000000" w:themeColor="text1"/>
          <w:sz w:val="28"/>
          <w:szCs w:val="28"/>
        </w:rPr>
        <w:instrText xml:space="preserve"> SEQ Hình \* ARABIC </w:instrText>
      </w:r>
      <w:r w:rsidRPr="00C60B13">
        <w:rPr>
          <w:rFonts w:ascii="Times New Roman" w:hAnsi="Times New Roman" w:cs="Times New Roman"/>
          <w:color w:val="000000" w:themeColor="text1"/>
          <w:sz w:val="28"/>
          <w:szCs w:val="28"/>
        </w:rPr>
        <w:fldChar w:fldCharType="separate"/>
      </w:r>
      <w:r w:rsidRPr="00C60B13">
        <w:rPr>
          <w:rFonts w:ascii="Times New Roman" w:hAnsi="Times New Roman" w:cs="Times New Roman"/>
          <w:noProof/>
          <w:color w:val="000000" w:themeColor="text1"/>
          <w:sz w:val="28"/>
          <w:szCs w:val="28"/>
        </w:rPr>
        <w:t>33</w:t>
      </w:r>
      <w:r w:rsidRPr="00C60B13">
        <w:rPr>
          <w:rFonts w:ascii="Times New Roman" w:hAnsi="Times New Roman" w:cs="Times New Roman"/>
          <w:color w:val="000000" w:themeColor="text1"/>
          <w:sz w:val="28"/>
          <w:szCs w:val="28"/>
        </w:rPr>
        <w:fldChar w:fldCharType="end"/>
      </w:r>
      <w:r w:rsidRPr="00C60B13">
        <w:rPr>
          <w:rFonts w:ascii="Times New Roman" w:hAnsi="Times New Roman" w:cs="Times New Roman"/>
          <w:sz w:val="28"/>
          <w:szCs w:val="28"/>
        </w:rPr>
        <w:t xml:space="preserve"> </w:t>
      </w:r>
      <w:r w:rsidRPr="00C60B13">
        <w:rPr>
          <w:rFonts w:ascii="Times New Roman" w:hAnsi="Times New Roman" w:cs="Times New Roman"/>
          <w:color w:val="000000" w:themeColor="text1"/>
          <w:sz w:val="28"/>
          <w:szCs w:val="28"/>
        </w:rPr>
        <w:t>Sơ đồ diagram cơ sở dữ liệu</w:t>
      </w:r>
      <w:bookmarkEnd w:id="104"/>
    </w:p>
    <w:p w14:paraId="6C288F9F" w14:textId="77777777" w:rsidR="00E3417B" w:rsidRPr="00C60B13" w:rsidRDefault="00796A8C" w:rsidP="00C60B13">
      <w:pPr>
        <w:spacing w:line="360" w:lineRule="auto"/>
        <w:jc w:val="both"/>
        <w:rPr>
          <w:rFonts w:ascii="Times New Roman" w:eastAsiaTheme="majorEastAsia" w:hAnsi="Times New Roman" w:cs="Times New Roman"/>
          <w:b/>
          <w:color w:val="000000" w:themeColor="text1"/>
          <w:sz w:val="28"/>
          <w:szCs w:val="28"/>
          <w:shd w:val="clear" w:color="auto" w:fill="FFFFFF"/>
        </w:rPr>
      </w:pPr>
      <w:r w:rsidRPr="00C60B13">
        <w:rPr>
          <w:rFonts w:ascii="Times New Roman" w:hAnsi="Times New Roman" w:cs="Times New Roman"/>
          <w:b/>
          <w:color w:val="000000" w:themeColor="text1"/>
          <w:sz w:val="28"/>
          <w:szCs w:val="28"/>
          <w:shd w:val="clear" w:color="auto" w:fill="FFFFFF"/>
        </w:rPr>
        <w:br w:type="page"/>
      </w:r>
    </w:p>
    <w:p w14:paraId="6B1AA7B7" w14:textId="77777777" w:rsidR="00B3073A" w:rsidRPr="00C60B13" w:rsidRDefault="00E3417B" w:rsidP="00C60B13">
      <w:pPr>
        <w:pStyle w:val="Heading2"/>
        <w:spacing w:line="360" w:lineRule="auto"/>
        <w:jc w:val="both"/>
        <w:rPr>
          <w:rFonts w:ascii="Times New Roman" w:hAnsi="Times New Roman" w:cs="Times New Roman"/>
          <w:b/>
          <w:color w:val="000000" w:themeColor="text1"/>
          <w:sz w:val="28"/>
          <w:szCs w:val="28"/>
          <w:shd w:val="clear" w:color="auto" w:fill="FFFFFF"/>
        </w:rPr>
      </w:pPr>
      <w:bookmarkStart w:id="105" w:name="_Toc6997696"/>
      <w:r w:rsidRPr="00C60B13">
        <w:rPr>
          <w:rFonts w:ascii="Times New Roman" w:hAnsi="Times New Roman" w:cs="Times New Roman"/>
          <w:b/>
          <w:color w:val="000000" w:themeColor="text1"/>
          <w:sz w:val="28"/>
          <w:szCs w:val="28"/>
          <w:shd w:val="clear" w:color="auto" w:fill="FFFFFF"/>
        </w:rPr>
        <w:lastRenderedPageBreak/>
        <w:t>4.3 Thiết kế chi tiết các bảng dữ liệu.</w:t>
      </w:r>
      <w:bookmarkEnd w:id="105"/>
    </w:p>
    <w:p w14:paraId="78A1197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1 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C956FC" w:rsidRPr="00C60B13" w14:paraId="71784637" w14:textId="77777777" w:rsidTr="00BC5E32">
        <w:trPr>
          <w:trHeight w:val="363"/>
        </w:trPr>
        <w:tc>
          <w:tcPr>
            <w:tcW w:w="1723" w:type="dxa"/>
            <w:shd w:val="clear" w:color="auto" w:fill="F2F2F2" w:themeFill="background1" w:themeFillShade="F2"/>
            <w:vAlign w:val="center"/>
          </w:tcPr>
          <w:p w14:paraId="575B633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731" w:type="dxa"/>
            <w:shd w:val="clear" w:color="auto" w:fill="F2F2F2" w:themeFill="background1" w:themeFillShade="F2"/>
            <w:vAlign w:val="center"/>
          </w:tcPr>
          <w:p w14:paraId="67FA259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709" w:type="dxa"/>
            <w:shd w:val="clear" w:color="auto" w:fill="F2F2F2" w:themeFill="background1" w:themeFillShade="F2"/>
            <w:vAlign w:val="center"/>
          </w:tcPr>
          <w:p w14:paraId="028138A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38" w:type="dxa"/>
            <w:shd w:val="clear" w:color="auto" w:fill="F2F2F2" w:themeFill="background1" w:themeFillShade="F2"/>
            <w:vAlign w:val="center"/>
          </w:tcPr>
          <w:p w14:paraId="3266F885"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47" w:type="dxa"/>
            <w:shd w:val="clear" w:color="auto" w:fill="F2F2F2" w:themeFill="background1" w:themeFillShade="F2"/>
            <w:vAlign w:val="center"/>
          </w:tcPr>
          <w:p w14:paraId="3358D35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71B0BD5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66" w:type="dxa"/>
            <w:shd w:val="clear" w:color="auto" w:fill="F2F2F2" w:themeFill="background1" w:themeFillShade="F2"/>
            <w:vAlign w:val="center"/>
          </w:tcPr>
          <w:p w14:paraId="245BD14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54B459A4" w14:textId="77777777" w:rsidTr="00BC5E32">
        <w:trPr>
          <w:trHeight w:val="363"/>
        </w:trPr>
        <w:tc>
          <w:tcPr>
            <w:tcW w:w="1723" w:type="dxa"/>
            <w:vAlign w:val="center"/>
          </w:tcPr>
          <w:p w14:paraId="2E2A996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MigrationId</w:t>
            </w:r>
          </w:p>
        </w:tc>
        <w:tc>
          <w:tcPr>
            <w:tcW w:w="2731" w:type="dxa"/>
            <w:vAlign w:val="center"/>
          </w:tcPr>
          <w:p w14:paraId="334AD93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lịch sử thay đổi</w:t>
            </w:r>
          </w:p>
        </w:tc>
        <w:tc>
          <w:tcPr>
            <w:tcW w:w="1709" w:type="dxa"/>
            <w:vAlign w:val="center"/>
          </w:tcPr>
          <w:p w14:paraId="597B9E3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38" w:type="dxa"/>
            <w:vAlign w:val="center"/>
          </w:tcPr>
          <w:p w14:paraId="7671AD9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14:paraId="021EA07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BFE46F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14:paraId="14F6A21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2E965CD" w14:textId="77777777" w:rsidTr="00BC5E32">
        <w:trPr>
          <w:trHeight w:val="363"/>
        </w:trPr>
        <w:tc>
          <w:tcPr>
            <w:tcW w:w="1723" w:type="dxa"/>
            <w:vAlign w:val="center"/>
          </w:tcPr>
          <w:p w14:paraId="25DFBEE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ContextKey</w:t>
            </w:r>
          </w:p>
        </w:tc>
        <w:tc>
          <w:tcPr>
            <w:tcW w:w="2731" w:type="dxa"/>
            <w:vAlign w:val="center"/>
          </w:tcPr>
          <w:p w14:paraId="13AB3AA0" w14:textId="77777777"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14:paraId="2AF4C10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Nvarchar(300)</w:t>
            </w:r>
          </w:p>
        </w:tc>
        <w:tc>
          <w:tcPr>
            <w:tcW w:w="538" w:type="dxa"/>
            <w:vAlign w:val="center"/>
          </w:tcPr>
          <w:p w14:paraId="0A9DE62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47" w:type="dxa"/>
            <w:vAlign w:val="center"/>
          </w:tcPr>
          <w:p w14:paraId="66938AB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53D3D7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14:paraId="596BAD6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20FB9B3" w14:textId="77777777" w:rsidTr="00BC5E32">
        <w:trPr>
          <w:trHeight w:val="380"/>
        </w:trPr>
        <w:tc>
          <w:tcPr>
            <w:tcW w:w="1723" w:type="dxa"/>
            <w:vAlign w:val="center"/>
          </w:tcPr>
          <w:p w14:paraId="1EF3213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Model</w:t>
            </w:r>
          </w:p>
        </w:tc>
        <w:tc>
          <w:tcPr>
            <w:tcW w:w="2731" w:type="dxa"/>
            <w:vAlign w:val="center"/>
          </w:tcPr>
          <w:p w14:paraId="704E4093" w14:textId="77777777"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14:paraId="0510427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Varbinary(max)</w:t>
            </w:r>
          </w:p>
        </w:tc>
        <w:tc>
          <w:tcPr>
            <w:tcW w:w="538" w:type="dxa"/>
            <w:vAlign w:val="center"/>
          </w:tcPr>
          <w:p w14:paraId="5BD1800D" w14:textId="77777777"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14:paraId="0F2A69DD"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92BEF6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14:paraId="558CB52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AAAEE03" w14:textId="77777777" w:rsidTr="00BC5E32">
        <w:trPr>
          <w:trHeight w:val="363"/>
        </w:trPr>
        <w:tc>
          <w:tcPr>
            <w:tcW w:w="1723" w:type="dxa"/>
            <w:vAlign w:val="center"/>
          </w:tcPr>
          <w:p w14:paraId="0053B18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ProductVersion</w:t>
            </w:r>
          </w:p>
        </w:tc>
        <w:tc>
          <w:tcPr>
            <w:tcW w:w="2731" w:type="dxa"/>
            <w:vAlign w:val="center"/>
          </w:tcPr>
          <w:p w14:paraId="25CEC6BD" w14:textId="77777777" w:rsidR="00C956FC" w:rsidRPr="00C60B13" w:rsidRDefault="00C956FC" w:rsidP="00C60B13">
            <w:pPr>
              <w:spacing w:line="360" w:lineRule="auto"/>
              <w:jc w:val="both"/>
              <w:rPr>
                <w:rFonts w:ascii="Times New Roman" w:hAnsi="Times New Roman" w:cs="Times New Roman"/>
                <w:sz w:val="28"/>
                <w:szCs w:val="28"/>
              </w:rPr>
            </w:pPr>
          </w:p>
        </w:tc>
        <w:tc>
          <w:tcPr>
            <w:tcW w:w="1709" w:type="dxa"/>
            <w:vAlign w:val="center"/>
          </w:tcPr>
          <w:p w14:paraId="08AAFEB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Nvarchar(32)</w:t>
            </w:r>
          </w:p>
        </w:tc>
        <w:tc>
          <w:tcPr>
            <w:tcW w:w="538" w:type="dxa"/>
            <w:vAlign w:val="center"/>
          </w:tcPr>
          <w:p w14:paraId="22FA108A" w14:textId="77777777" w:rsidR="00C956FC" w:rsidRPr="00C60B13" w:rsidRDefault="00C956FC" w:rsidP="00C60B13">
            <w:pPr>
              <w:spacing w:line="360" w:lineRule="auto"/>
              <w:jc w:val="both"/>
              <w:rPr>
                <w:rFonts w:ascii="Times New Roman" w:hAnsi="Times New Roman" w:cs="Times New Roman"/>
                <w:sz w:val="28"/>
                <w:szCs w:val="28"/>
              </w:rPr>
            </w:pPr>
          </w:p>
        </w:tc>
        <w:tc>
          <w:tcPr>
            <w:tcW w:w="547" w:type="dxa"/>
            <w:vAlign w:val="center"/>
          </w:tcPr>
          <w:p w14:paraId="6E594D1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2EFEFE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66" w:type="dxa"/>
            <w:vAlign w:val="center"/>
          </w:tcPr>
          <w:p w14:paraId="79D27A4E" w14:textId="77777777" w:rsidR="00C956FC" w:rsidRPr="00C60B13" w:rsidRDefault="00C956FC" w:rsidP="00C60B13">
            <w:pPr>
              <w:spacing w:line="360" w:lineRule="auto"/>
              <w:jc w:val="both"/>
              <w:rPr>
                <w:rFonts w:ascii="Times New Roman" w:hAnsi="Times New Roman" w:cs="Times New Roman"/>
                <w:sz w:val="28"/>
                <w:szCs w:val="28"/>
              </w:rPr>
            </w:pPr>
          </w:p>
        </w:tc>
      </w:tr>
    </w:tbl>
    <w:p w14:paraId="2A799D51" w14:textId="77777777" w:rsidR="00C956FC" w:rsidRPr="00C60B13" w:rsidRDefault="00C956FC" w:rsidP="00C60B13">
      <w:pPr>
        <w:spacing w:line="360" w:lineRule="auto"/>
        <w:jc w:val="both"/>
        <w:rPr>
          <w:rFonts w:ascii="Times New Roman" w:hAnsi="Times New Roman" w:cs="Times New Roman"/>
          <w:sz w:val="28"/>
          <w:szCs w:val="28"/>
        </w:rPr>
      </w:pPr>
    </w:p>
    <w:p w14:paraId="1694F70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2 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C956FC" w:rsidRPr="00C60B13" w14:paraId="0E6C0274" w14:textId="77777777" w:rsidTr="00BC5E32">
        <w:trPr>
          <w:trHeight w:val="363"/>
        </w:trPr>
        <w:tc>
          <w:tcPr>
            <w:tcW w:w="1685" w:type="dxa"/>
            <w:shd w:val="clear" w:color="auto" w:fill="F2F2F2" w:themeFill="background1" w:themeFillShade="F2"/>
            <w:vAlign w:val="center"/>
          </w:tcPr>
          <w:p w14:paraId="6BD6AAA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14:paraId="255CB47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7083E1E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0E7EC00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2F9A77E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53F5E5A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14:paraId="1B79101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37A3503F" w14:textId="77777777" w:rsidTr="00BC5E32">
        <w:trPr>
          <w:trHeight w:val="363"/>
        </w:trPr>
        <w:tc>
          <w:tcPr>
            <w:tcW w:w="1685" w:type="dxa"/>
            <w:vAlign w:val="center"/>
          </w:tcPr>
          <w:p w14:paraId="60A6CE6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AttributeID</w:t>
            </w:r>
          </w:p>
        </w:tc>
        <w:tc>
          <w:tcPr>
            <w:tcW w:w="2586" w:type="dxa"/>
            <w:vAlign w:val="center"/>
          </w:tcPr>
          <w:p w14:paraId="7A49B42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thuộc tính</w:t>
            </w:r>
          </w:p>
        </w:tc>
        <w:tc>
          <w:tcPr>
            <w:tcW w:w="1803" w:type="dxa"/>
            <w:vAlign w:val="center"/>
          </w:tcPr>
          <w:p w14:paraId="789097A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5E17B68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4EC1CAB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B8B4D8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14:paraId="2A2A664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29AB2CF" w14:textId="77777777" w:rsidTr="00BC5E32">
        <w:trPr>
          <w:trHeight w:val="363"/>
        </w:trPr>
        <w:tc>
          <w:tcPr>
            <w:tcW w:w="1685" w:type="dxa"/>
            <w:vAlign w:val="center"/>
          </w:tcPr>
          <w:p w14:paraId="0F4A442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14:paraId="2F262A2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thuộc tính</w:t>
            </w:r>
          </w:p>
        </w:tc>
        <w:tc>
          <w:tcPr>
            <w:tcW w:w="1803" w:type="dxa"/>
            <w:vAlign w:val="center"/>
          </w:tcPr>
          <w:p w14:paraId="662C99D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14:paraId="58160433"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FABFC7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401E05C" w14:textId="77777777"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14:paraId="370915E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E5D800F" w14:textId="77777777" w:rsidTr="00BC5E32">
        <w:trPr>
          <w:trHeight w:val="380"/>
        </w:trPr>
        <w:tc>
          <w:tcPr>
            <w:tcW w:w="1685" w:type="dxa"/>
            <w:vAlign w:val="center"/>
          </w:tcPr>
          <w:p w14:paraId="33CA924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6" w:type="dxa"/>
            <w:vAlign w:val="center"/>
          </w:tcPr>
          <w:p w14:paraId="7D59A68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14:paraId="7357280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71A715AA"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1F71079"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E3FB33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14:paraId="1CCB4D34" w14:textId="77777777" w:rsidR="00C956FC" w:rsidRPr="00C60B13" w:rsidRDefault="00C956FC" w:rsidP="00C60B13">
            <w:pPr>
              <w:spacing w:line="360" w:lineRule="auto"/>
              <w:jc w:val="both"/>
              <w:rPr>
                <w:rFonts w:ascii="Times New Roman" w:hAnsi="Times New Roman" w:cs="Times New Roman"/>
                <w:sz w:val="28"/>
                <w:szCs w:val="28"/>
              </w:rPr>
            </w:pPr>
          </w:p>
        </w:tc>
      </w:tr>
    </w:tbl>
    <w:p w14:paraId="240693D2" w14:textId="77777777" w:rsidR="00C956FC" w:rsidRPr="00C60B13" w:rsidRDefault="00C956FC" w:rsidP="00C60B13">
      <w:pPr>
        <w:spacing w:line="360" w:lineRule="auto"/>
        <w:jc w:val="both"/>
        <w:rPr>
          <w:rFonts w:ascii="Times New Roman" w:hAnsi="Times New Roman" w:cs="Times New Roman"/>
          <w:sz w:val="28"/>
          <w:szCs w:val="28"/>
        </w:rPr>
      </w:pPr>
    </w:p>
    <w:p w14:paraId="2B61A6F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67921" w:rsidRPr="00C60B13">
        <w:rPr>
          <w:rFonts w:ascii="Times New Roman" w:hAnsi="Times New Roman" w:cs="Times New Roman"/>
          <w:sz w:val="28"/>
          <w:szCs w:val="28"/>
        </w:rPr>
        <w:t>3.</w:t>
      </w:r>
      <w:r w:rsidRPr="00C60B13">
        <w:rPr>
          <w:rFonts w:ascii="Times New Roman" w:hAnsi="Times New Roman" w:cs="Times New Roman"/>
          <w:sz w:val="28"/>
          <w:szCs w:val="28"/>
        </w:rPr>
        <w:t>3 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C956FC" w:rsidRPr="00C60B13" w14:paraId="7E5BCF40" w14:textId="77777777" w:rsidTr="00BC5E32">
        <w:trPr>
          <w:trHeight w:val="363"/>
        </w:trPr>
        <w:tc>
          <w:tcPr>
            <w:tcW w:w="1923" w:type="dxa"/>
            <w:shd w:val="clear" w:color="auto" w:fill="F2F2F2" w:themeFill="background1" w:themeFillShade="F2"/>
            <w:vAlign w:val="center"/>
          </w:tcPr>
          <w:p w14:paraId="5C5057F5"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428" w:type="dxa"/>
            <w:shd w:val="clear" w:color="auto" w:fill="F2F2F2" w:themeFill="background1" w:themeFillShade="F2"/>
            <w:vAlign w:val="center"/>
          </w:tcPr>
          <w:p w14:paraId="114B2B3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0BC6D02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652D225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0F8B553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6F50471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559" w:type="dxa"/>
            <w:shd w:val="clear" w:color="auto" w:fill="F2F2F2" w:themeFill="background1" w:themeFillShade="F2"/>
            <w:vAlign w:val="center"/>
          </w:tcPr>
          <w:p w14:paraId="75C414B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7E1E8546" w14:textId="77777777" w:rsidTr="00BC5E32">
        <w:trPr>
          <w:trHeight w:val="363"/>
        </w:trPr>
        <w:tc>
          <w:tcPr>
            <w:tcW w:w="1923" w:type="dxa"/>
            <w:vAlign w:val="center"/>
          </w:tcPr>
          <w:p w14:paraId="232AC68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AttributeDetailID</w:t>
            </w:r>
          </w:p>
        </w:tc>
        <w:tc>
          <w:tcPr>
            <w:tcW w:w="2428" w:type="dxa"/>
            <w:vAlign w:val="center"/>
          </w:tcPr>
          <w:p w14:paraId="3B101C9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thuộc tính</w:t>
            </w:r>
          </w:p>
        </w:tc>
        <w:tc>
          <w:tcPr>
            <w:tcW w:w="1803" w:type="dxa"/>
            <w:vAlign w:val="center"/>
          </w:tcPr>
          <w:p w14:paraId="7426838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048FEF3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20D8D47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95CB28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14:paraId="3438B257"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5291437" w14:textId="77777777" w:rsidTr="00BC5E32">
        <w:trPr>
          <w:trHeight w:val="363"/>
        </w:trPr>
        <w:tc>
          <w:tcPr>
            <w:tcW w:w="1923" w:type="dxa"/>
            <w:vAlign w:val="center"/>
          </w:tcPr>
          <w:p w14:paraId="73EBCE2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Value</w:t>
            </w:r>
          </w:p>
        </w:tc>
        <w:tc>
          <w:tcPr>
            <w:tcW w:w="2428" w:type="dxa"/>
            <w:vAlign w:val="center"/>
          </w:tcPr>
          <w:p w14:paraId="3851AF6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thuộc tính</w:t>
            </w:r>
          </w:p>
        </w:tc>
        <w:tc>
          <w:tcPr>
            <w:tcW w:w="1803" w:type="dxa"/>
            <w:vAlign w:val="center"/>
          </w:tcPr>
          <w:p w14:paraId="30C1C8A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14:paraId="153C3D5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308DCD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60CCF1D" w14:textId="77777777" w:rsidR="00C956FC" w:rsidRPr="00C60B13" w:rsidRDefault="00C956FC" w:rsidP="00C60B13">
            <w:pPr>
              <w:spacing w:line="360" w:lineRule="auto"/>
              <w:jc w:val="both"/>
              <w:rPr>
                <w:rFonts w:ascii="Times New Roman" w:hAnsi="Times New Roman" w:cs="Times New Roman"/>
                <w:sz w:val="28"/>
                <w:szCs w:val="28"/>
              </w:rPr>
            </w:pPr>
          </w:p>
        </w:tc>
        <w:tc>
          <w:tcPr>
            <w:tcW w:w="1559" w:type="dxa"/>
            <w:vAlign w:val="center"/>
          </w:tcPr>
          <w:p w14:paraId="74726F6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F246212" w14:textId="77777777" w:rsidTr="00BC5E32">
        <w:trPr>
          <w:trHeight w:val="380"/>
        </w:trPr>
        <w:tc>
          <w:tcPr>
            <w:tcW w:w="1923" w:type="dxa"/>
            <w:vAlign w:val="center"/>
          </w:tcPr>
          <w:p w14:paraId="73F9729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AttriuteID</w:t>
            </w:r>
          </w:p>
        </w:tc>
        <w:tc>
          <w:tcPr>
            <w:tcW w:w="2428" w:type="dxa"/>
            <w:vAlign w:val="center"/>
          </w:tcPr>
          <w:p w14:paraId="43AE31A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thuộc tính</w:t>
            </w:r>
          </w:p>
        </w:tc>
        <w:tc>
          <w:tcPr>
            <w:tcW w:w="1803" w:type="dxa"/>
            <w:vAlign w:val="center"/>
          </w:tcPr>
          <w:p w14:paraId="0CB36DA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5A83141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1A6571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1568426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14:paraId="5BC77D7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Attribute</w:t>
            </w:r>
          </w:p>
        </w:tc>
      </w:tr>
      <w:tr w:rsidR="00C956FC" w:rsidRPr="00C60B13" w14:paraId="7E77445E" w14:textId="77777777" w:rsidTr="00BC5E32">
        <w:trPr>
          <w:trHeight w:val="363"/>
        </w:trPr>
        <w:tc>
          <w:tcPr>
            <w:tcW w:w="1923" w:type="dxa"/>
            <w:vAlign w:val="center"/>
          </w:tcPr>
          <w:p w14:paraId="01D3165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ItemOptionID</w:t>
            </w:r>
          </w:p>
        </w:tc>
        <w:tc>
          <w:tcPr>
            <w:tcW w:w="2428" w:type="dxa"/>
            <w:vAlign w:val="center"/>
          </w:tcPr>
          <w:p w14:paraId="1A0D049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 tùy chọn hàng hóa</w:t>
            </w:r>
          </w:p>
        </w:tc>
        <w:tc>
          <w:tcPr>
            <w:tcW w:w="1803" w:type="dxa"/>
            <w:vAlign w:val="center"/>
          </w:tcPr>
          <w:p w14:paraId="0075C77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4170CF1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FC61A3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0DE8D2B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559" w:type="dxa"/>
            <w:vAlign w:val="center"/>
          </w:tcPr>
          <w:p w14:paraId="37E8F12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14:paraId="4086D1FE" w14:textId="77777777" w:rsidR="00C956FC" w:rsidRPr="00C60B13" w:rsidRDefault="00C956FC" w:rsidP="00C60B13">
      <w:pPr>
        <w:spacing w:line="360" w:lineRule="auto"/>
        <w:jc w:val="both"/>
        <w:rPr>
          <w:rFonts w:ascii="Times New Roman" w:hAnsi="Times New Roman" w:cs="Times New Roman"/>
          <w:sz w:val="28"/>
          <w:szCs w:val="28"/>
        </w:rPr>
      </w:pPr>
    </w:p>
    <w:p w14:paraId="0F32E34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4 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C956FC" w:rsidRPr="00C60B13" w14:paraId="1962F0EA" w14:textId="77777777" w:rsidTr="00BC5E32">
        <w:trPr>
          <w:trHeight w:val="363"/>
        </w:trPr>
        <w:tc>
          <w:tcPr>
            <w:tcW w:w="1694" w:type="dxa"/>
            <w:shd w:val="clear" w:color="auto" w:fill="F2F2F2" w:themeFill="background1" w:themeFillShade="F2"/>
            <w:vAlign w:val="center"/>
          </w:tcPr>
          <w:p w14:paraId="2E44F04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0" w:type="dxa"/>
            <w:shd w:val="clear" w:color="auto" w:fill="F2F2F2" w:themeFill="background1" w:themeFillShade="F2"/>
            <w:vAlign w:val="center"/>
          </w:tcPr>
          <w:p w14:paraId="25C1DDE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196BD80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594AE22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28D2BDB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37C4331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6" w:type="dxa"/>
            <w:shd w:val="clear" w:color="auto" w:fill="F2F2F2" w:themeFill="background1" w:themeFillShade="F2"/>
            <w:vAlign w:val="center"/>
          </w:tcPr>
          <w:p w14:paraId="7CE9335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057A96F8" w14:textId="77777777" w:rsidTr="00BC5E32">
        <w:trPr>
          <w:trHeight w:val="363"/>
        </w:trPr>
        <w:tc>
          <w:tcPr>
            <w:tcW w:w="1694" w:type="dxa"/>
            <w:vAlign w:val="center"/>
          </w:tcPr>
          <w:p w14:paraId="03C0FAE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BankID</w:t>
            </w:r>
          </w:p>
        </w:tc>
        <w:tc>
          <w:tcPr>
            <w:tcW w:w="2580" w:type="dxa"/>
            <w:vAlign w:val="center"/>
          </w:tcPr>
          <w:p w14:paraId="1D673F9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ngân hàng</w:t>
            </w:r>
          </w:p>
        </w:tc>
        <w:tc>
          <w:tcPr>
            <w:tcW w:w="1803" w:type="dxa"/>
            <w:vAlign w:val="center"/>
          </w:tcPr>
          <w:p w14:paraId="1CFFA0D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15C9D37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7AC225A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52BD5C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14:paraId="7DB435A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6608ABC" w14:textId="77777777" w:rsidTr="00BC5E32">
        <w:trPr>
          <w:trHeight w:val="363"/>
        </w:trPr>
        <w:tc>
          <w:tcPr>
            <w:tcW w:w="1694" w:type="dxa"/>
            <w:vAlign w:val="center"/>
          </w:tcPr>
          <w:p w14:paraId="4AFE592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BankAccount </w:t>
            </w:r>
          </w:p>
        </w:tc>
        <w:tc>
          <w:tcPr>
            <w:tcW w:w="2580" w:type="dxa"/>
            <w:vAlign w:val="center"/>
          </w:tcPr>
          <w:p w14:paraId="1AAFC5D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tài khoản</w:t>
            </w:r>
          </w:p>
        </w:tc>
        <w:tc>
          <w:tcPr>
            <w:tcW w:w="1803" w:type="dxa"/>
            <w:vAlign w:val="center"/>
          </w:tcPr>
          <w:p w14:paraId="6446000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6C7B0EF6"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7F9E31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889963D" w14:textId="77777777"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14:paraId="3155746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205E366" w14:textId="77777777" w:rsidTr="00BC5E32">
        <w:trPr>
          <w:trHeight w:val="380"/>
        </w:trPr>
        <w:tc>
          <w:tcPr>
            <w:tcW w:w="1694" w:type="dxa"/>
            <w:vAlign w:val="center"/>
          </w:tcPr>
          <w:p w14:paraId="30B721E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2580" w:type="dxa"/>
            <w:vAlign w:val="center"/>
          </w:tcPr>
          <w:p w14:paraId="7C9D03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803" w:type="dxa"/>
            <w:vAlign w:val="center"/>
          </w:tcPr>
          <w:p w14:paraId="2E8D926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08375B9C"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EC2146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694F3F5" w14:textId="77777777"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14:paraId="1B5FB74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E44C940" w14:textId="77777777" w:rsidTr="00BC5E32">
        <w:trPr>
          <w:trHeight w:val="363"/>
        </w:trPr>
        <w:tc>
          <w:tcPr>
            <w:tcW w:w="1694" w:type="dxa"/>
            <w:vAlign w:val="center"/>
          </w:tcPr>
          <w:p w14:paraId="76F18F0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580" w:type="dxa"/>
            <w:vAlign w:val="center"/>
          </w:tcPr>
          <w:p w14:paraId="2C08EA9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14:paraId="6D1D789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14:paraId="1EA8978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4CA830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81204C7" w14:textId="77777777" w:rsidR="00C956FC" w:rsidRPr="00C60B13" w:rsidRDefault="00C956FC" w:rsidP="00C60B13">
            <w:pPr>
              <w:spacing w:line="360" w:lineRule="auto"/>
              <w:jc w:val="both"/>
              <w:rPr>
                <w:rFonts w:ascii="Times New Roman" w:hAnsi="Times New Roman" w:cs="Times New Roman"/>
                <w:sz w:val="28"/>
                <w:szCs w:val="28"/>
              </w:rPr>
            </w:pPr>
          </w:p>
        </w:tc>
        <w:tc>
          <w:tcPr>
            <w:tcW w:w="1636" w:type="dxa"/>
            <w:vAlign w:val="center"/>
          </w:tcPr>
          <w:p w14:paraId="564E209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0DA2659" w14:textId="77777777" w:rsidTr="00BC5E32">
        <w:trPr>
          <w:trHeight w:val="363"/>
        </w:trPr>
        <w:tc>
          <w:tcPr>
            <w:tcW w:w="1694" w:type="dxa"/>
            <w:vAlign w:val="center"/>
          </w:tcPr>
          <w:p w14:paraId="7FE95CE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80" w:type="dxa"/>
            <w:vAlign w:val="center"/>
          </w:tcPr>
          <w:p w14:paraId="369E4D7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14:paraId="720F44D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4ECFFDA9"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C43206D"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63FBBE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6" w:type="dxa"/>
            <w:vAlign w:val="center"/>
          </w:tcPr>
          <w:p w14:paraId="66178F1D" w14:textId="77777777" w:rsidR="00C956FC" w:rsidRPr="00C60B13" w:rsidRDefault="00C956FC" w:rsidP="00C60B13">
            <w:pPr>
              <w:spacing w:line="360" w:lineRule="auto"/>
              <w:jc w:val="both"/>
              <w:rPr>
                <w:rFonts w:ascii="Times New Roman" w:hAnsi="Times New Roman" w:cs="Times New Roman"/>
                <w:sz w:val="28"/>
                <w:szCs w:val="28"/>
              </w:rPr>
            </w:pPr>
          </w:p>
        </w:tc>
      </w:tr>
    </w:tbl>
    <w:p w14:paraId="3BFE03DE" w14:textId="77777777" w:rsidR="00C956FC" w:rsidRPr="00C60B13" w:rsidRDefault="00C956FC" w:rsidP="00C60B13">
      <w:pPr>
        <w:spacing w:line="360" w:lineRule="auto"/>
        <w:jc w:val="both"/>
        <w:rPr>
          <w:rFonts w:ascii="Times New Roman" w:hAnsi="Times New Roman" w:cs="Times New Roman"/>
          <w:sz w:val="28"/>
          <w:szCs w:val="28"/>
        </w:rPr>
      </w:pPr>
    </w:p>
    <w:p w14:paraId="1AE725D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.5 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C956FC" w:rsidRPr="00C60B13" w14:paraId="4CD31BA9" w14:textId="77777777" w:rsidTr="00BC5E32">
        <w:trPr>
          <w:trHeight w:val="363"/>
        </w:trPr>
        <w:tc>
          <w:tcPr>
            <w:tcW w:w="1843" w:type="dxa"/>
            <w:shd w:val="clear" w:color="auto" w:fill="F2F2F2" w:themeFill="background1" w:themeFillShade="F2"/>
            <w:vAlign w:val="center"/>
          </w:tcPr>
          <w:p w14:paraId="30A3091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98" w:type="dxa"/>
            <w:shd w:val="clear" w:color="auto" w:fill="F2F2F2" w:themeFill="background1" w:themeFillShade="F2"/>
            <w:vAlign w:val="center"/>
          </w:tcPr>
          <w:p w14:paraId="79A161D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3F3474A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5A6C70B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0D2C862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00235B1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69" w:type="dxa"/>
            <w:shd w:val="clear" w:color="auto" w:fill="F2F2F2" w:themeFill="background1" w:themeFillShade="F2"/>
            <w:vAlign w:val="center"/>
          </w:tcPr>
          <w:p w14:paraId="676946E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1EFC507E" w14:textId="77777777" w:rsidTr="00BC5E32">
        <w:trPr>
          <w:trHeight w:val="363"/>
        </w:trPr>
        <w:tc>
          <w:tcPr>
            <w:tcW w:w="1843" w:type="dxa"/>
            <w:vAlign w:val="center"/>
          </w:tcPr>
          <w:p w14:paraId="59D90CA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398" w:type="dxa"/>
            <w:vAlign w:val="center"/>
          </w:tcPr>
          <w:p w14:paraId="76C6DF2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803" w:type="dxa"/>
            <w:vAlign w:val="center"/>
          </w:tcPr>
          <w:p w14:paraId="466B7A0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2435A52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390E9D7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0BCC51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69" w:type="dxa"/>
            <w:vAlign w:val="center"/>
          </w:tcPr>
          <w:p w14:paraId="64E0CBE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F1C3CE0" w14:textId="77777777" w:rsidTr="00BC5E32">
        <w:trPr>
          <w:trHeight w:val="363"/>
        </w:trPr>
        <w:tc>
          <w:tcPr>
            <w:tcW w:w="1843" w:type="dxa"/>
            <w:vAlign w:val="center"/>
          </w:tcPr>
          <w:p w14:paraId="50A8A75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398" w:type="dxa"/>
            <w:vAlign w:val="center"/>
          </w:tcPr>
          <w:p w14:paraId="7128D64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803" w:type="dxa"/>
            <w:vAlign w:val="center"/>
          </w:tcPr>
          <w:p w14:paraId="46B2211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3AAB3B9A"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61A662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4DCDAC86" w14:textId="77777777"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14:paraId="6660800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14:paraId="359EDC44" w14:textId="77777777" w:rsidTr="00BC5E32">
        <w:trPr>
          <w:trHeight w:val="380"/>
        </w:trPr>
        <w:tc>
          <w:tcPr>
            <w:tcW w:w="1843" w:type="dxa"/>
            <w:vAlign w:val="center"/>
          </w:tcPr>
          <w:p w14:paraId="195816E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2398" w:type="dxa"/>
            <w:vAlign w:val="center"/>
          </w:tcPr>
          <w:p w14:paraId="6374226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14:paraId="79583B2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48E3404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125EBA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6CDB21E" w14:textId="77777777"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14:paraId="0C3703F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B7D1475" w14:textId="77777777" w:rsidTr="00BC5E32">
        <w:trPr>
          <w:trHeight w:val="363"/>
        </w:trPr>
        <w:tc>
          <w:tcPr>
            <w:tcW w:w="1843" w:type="dxa"/>
            <w:vAlign w:val="center"/>
          </w:tcPr>
          <w:p w14:paraId="2A74DA8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TotalAmountOC</w:t>
            </w:r>
          </w:p>
        </w:tc>
        <w:tc>
          <w:tcPr>
            <w:tcW w:w="2398" w:type="dxa"/>
            <w:vAlign w:val="center"/>
          </w:tcPr>
          <w:p w14:paraId="5FEFF48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03" w:type="dxa"/>
            <w:vAlign w:val="center"/>
          </w:tcPr>
          <w:p w14:paraId="13850BE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14:paraId="7226787A"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8E8DF2C"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8C688C2" w14:textId="77777777"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14:paraId="637931E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48FFA03" w14:textId="77777777" w:rsidTr="00BC5E32">
        <w:trPr>
          <w:trHeight w:val="363"/>
        </w:trPr>
        <w:tc>
          <w:tcPr>
            <w:tcW w:w="1843" w:type="dxa"/>
            <w:vAlign w:val="center"/>
          </w:tcPr>
          <w:p w14:paraId="4886B1A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398" w:type="dxa"/>
            <w:vAlign w:val="center"/>
          </w:tcPr>
          <w:p w14:paraId="725A5C1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803" w:type="dxa"/>
            <w:vAlign w:val="center"/>
          </w:tcPr>
          <w:p w14:paraId="0F8C957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14:paraId="1F4E89F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30E8D4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04E0B5A" w14:textId="77777777" w:rsidR="00C956FC" w:rsidRPr="00C60B13" w:rsidRDefault="00C956FC" w:rsidP="00C60B13">
            <w:pPr>
              <w:spacing w:line="360" w:lineRule="auto"/>
              <w:jc w:val="both"/>
              <w:rPr>
                <w:rFonts w:ascii="Times New Roman" w:hAnsi="Times New Roman" w:cs="Times New Roman"/>
                <w:sz w:val="28"/>
                <w:szCs w:val="28"/>
              </w:rPr>
            </w:pPr>
          </w:p>
        </w:tc>
        <w:tc>
          <w:tcPr>
            <w:tcW w:w="1669" w:type="dxa"/>
            <w:vAlign w:val="center"/>
          </w:tcPr>
          <w:p w14:paraId="4D161E29" w14:textId="77777777" w:rsidR="00C956FC" w:rsidRPr="00C60B13" w:rsidRDefault="00C956FC" w:rsidP="00C60B13">
            <w:pPr>
              <w:spacing w:line="360" w:lineRule="auto"/>
              <w:jc w:val="both"/>
              <w:rPr>
                <w:rFonts w:ascii="Times New Roman" w:hAnsi="Times New Roman" w:cs="Times New Roman"/>
                <w:sz w:val="28"/>
                <w:szCs w:val="28"/>
              </w:rPr>
            </w:pPr>
          </w:p>
        </w:tc>
      </w:tr>
    </w:tbl>
    <w:p w14:paraId="02773BA1" w14:textId="77777777" w:rsidR="00C956FC" w:rsidRPr="00C60B13" w:rsidRDefault="00C956FC" w:rsidP="00C60B13">
      <w:pPr>
        <w:spacing w:line="360" w:lineRule="auto"/>
        <w:jc w:val="both"/>
        <w:rPr>
          <w:rFonts w:ascii="Times New Roman" w:hAnsi="Times New Roman" w:cs="Times New Roman"/>
          <w:sz w:val="28"/>
          <w:szCs w:val="28"/>
        </w:rPr>
      </w:pPr>
    </w:p>
    <w:p w14:paraId="3337509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375C78" w:rsidRPr="00C60B13">
        <w:rPr>
          <w:rFonts w:ascii="Times New Roman" w:hAnsi="Times New Roman" w:cs="Times New Roman"/>
          <w:sz w:val="28"/>
          <w:szCs w:val="28"/>
        </w:rPr>
        <w:t>.3</w:t>
      </w:r>
      <w:r w:rsidRPr="00C60B13">
        <w:rPr>
          <w:rFonts w:ascii="Times New Roman" w:hAnsi="Times New Roman" w:cs="Times New Roman"/>
          <w:sz w:val="28"/>
          <w:szCs w:val="28"/>
        </w:rPr>
        <w:t>.6 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C956FC" w:rsidRPr="00C60B13" w14:paraId="71E59E33" w14:textId="77777777" w:rsidTr="00BC5E32">
        <w:trPr>
          <w:trHeight w:val="363"/>
        </w:trPr>
        <w:tc>
          <w:tcPr>
            <w:tcW w:w="1705" w:type="dxa"/>
            <w:shd w:val="clear" w:color="auto" w:fill="F2F2F2" w:themeFill="background1" w:themeFillShade="F2"/>
            <w:vAlign w:val="center"/>
          </w:tcPr>
          <w:p w14:paraId="6C1BF7D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0800DAE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14:paraId="23DAFFC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239334A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6158EAA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2B2FC52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14:paraId="62ABBFB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2FE313E4" w14:textId="77777777" w:rsidTr="00BC5E32">
        <w:trPr>
          <w:trHeight w:val="432"/>
        </w:trPr>
        <w:tc>
          <w:tcPr>
            <w:tcW w:w="1705" w:type="dxa"/>
            <w:vAlign w:val="center"/>
          </w:tcPr>
          <w:p w14:paraId="10F2ED8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2694" w:type="dxa"/>
            <w:vAlign w:val="center"/>
          </w:tcPr>
          <w:p w14:paraId="528E6C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khoản</w:t>
            </w:r>
          </w:p>
        </w:tc>
        <w:tc>
          <w:tcPr>
            <w:tcW w:w="1618" w:type="dxa"/>
            <w:vAlign w:val="center"/>
          </w:tcPr>
          <w:p w14:paraId="3CD6973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0F73C41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673584A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B2F21F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2A378B2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8BAF479" w14:textId="77777777" w:rsidTr="00BC5E32">
        <w:trPr>
          <w:trHeight w:val="363"/>
        </w:trPr>
        <w:tc>
          <w:tcPr>
            <w:tcW w:w="1705" w:type="dxa"/>
            <w:vAlign w:val="center"/>
          </w:tcPr>
          <w:p w14:paraId="357EE3C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14:paraId="5FF5FE5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khoản</w:t>
            </w:r>
          </w:p>
        </w:tc>
        <w:tc>
          <w:tcPr>
            <w:tcW w:w="1618" w:type="dxa"/>
            <w:vAlign w:val="center"/>
          </w:tcPr>
          <w:p w14:paraId="7B2C669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716988A6"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8AC2CA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0039251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2B50759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BankTransfer</w:t>
            </w:r>
          </w:p>
        </w:tc>
      </w:tr>
      <w:tr w:rsidR="00C956FC" w:rsidRPr="00C60B13" w14:paraId="507880E8" w14:textId="77777777" w:rsidTr="00BC5E32">
        <w:trPr>
          <w:trHeight w:val="380"/>
        </w:trPr>
        <w:tc>
          <w:tcPr>
            <w:tcW w:w="1705" w:type="dxa"/>
            <w:vAlign w:val="center"/>
          </w:tcPr>
          <w:p w14:paraId="4741A20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FromBankAccount</w:t>
            </w:r>
          </w:p>
        </w:tc>
        <w:tc>
          <w:tcPr>
            <w:tcW w:w="2694" w:type="dxa"/>
            <w:vAlign w:val="center"/>
          </w:tcPr>
          <w:p w14:paraId="3BF262E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Tài khoản chuyển </w:t>
            </w:r>
          </w:p>
        </w:tc>
        <w:tc>
          <w:tcPr>
            <w:tcW w:w="1618" w:type="dxa"/>
            <w:vAlign w:val="center"/>
          </w:tcPr>
          <w:p w14:paraId="5CC908C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276220A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A8C1550"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B1A8C0E"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747BE7C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0DD96B2" w14:textId="77777777" w:rsidTr="00BC5E32">
        <w:trPr>
          <w:trHeight w:val="363"/>
        </w:trPr>
        <w:tc>
          <w:tcPr>
            <w:tcW w:w="1705" w:type="dxa"/>
            <w:vAlign w:val="center"/>
          </w:tcPr>
          <w:p w14:paraId="39F6319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ToBankAccount</w:t>
            </w:r>
          </w:p>
        </w:tc>
        <w:tc>
          <w:tcPr>
            <w:tcW w:w="2694" w:type="dxa"/>
            <w:vAlign w:val="center"/>
          </w:tcPr>
          <w:p w14:paraId="34D9BB4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nhận</w:t>
            </w:r>
          </w:p>
        </w:tc>
        <w:tc>
          <w:tcPr>
            <w:tcW w:w="1618" w:type="dxa"/>
            <w:vAlign w:val="center"/>
          </w:tcPr>
          <w:p w14:paraId="1FF3A1C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60927EEC"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F1C1AF1"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4428F61"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883519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DF9B9CF" w14:textId="77777777" w:rsidTr="00BC5E32">
        <w:trPr>
          <w:trHeight w:val="363"/>
        </w:trPr>
        <w:tc>
          <w:tcPr>
            <w:tcW w:w="1705" w:type="dxa"/>
            <w:vAlign w:val="center"/>
          </w:tcPr>
          <w:p w14:paraId="5FEB152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FromBankName</w:t>
            </w:r>
          </w:p>
        </w:tc>
        <w:tc>
          <w:tcPr>
            <w:tcW w:w="2694" w:type="dxa"/>
            <w:vAlign w:val="center"/>
          </w:tcPr>
          <w:p w14:paraId="5896BDD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chuyển</w:t>
            </w:r>
          </w:p>
        </w:tc>
        <w:tc>
          <w:tcPr>
            <w:tcW w:w="1618" w:type="dxa"/>
            <w:vAlign w:val="center"/>
          </w:tcPr>
          <w:p w14:paraId="29FD26E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6FC9A72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61DA6EF"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A99E1BC"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5C75CB0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FAF92E2" w14:textId="77777777" w:rsidTr="00BC5E32">
        <w:trPr>
          <w:trHeight w:val="363"/>
        </w:trPr>
        <w:tc>
          <w:tcPr>
            <w:tcW w:w="1705" w:type="dxa"/>
            <w:vAlign w:val="center"/>
          </w:tcPr>
          <w:p w14:paraId="605A08D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ToBankName</w:t>
            </w:r>
          </w:p>
        </w:tc>
        <w:tc>
          <w:tcPr>
            <w:tcW w:w="2694" w:type="dxa"/>
            <w:vAlign w:val="center"/>
          </w:tcPr>
          <w:p w14:paraId="7913489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Ngân hàng nhận</w:t>
            </w:r>
          </w:p>
        </w:tc>
        <w:tc>
          <w:tcPr>
            <w:tcW w:w="1618" w:type="dxa"/>
            <w:vAlign w:val="center"/>
          </w:tcPr>
          <w:p w14:paraId="73D4090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286AC196"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29156F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CC1C913"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714BB01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85B2443" w14:textId="77777777" w:rsidTr="00BC5E32">
        <w:trPr>
          <w:trHeight w:val="363"/>
        </w:trPr>
        <w:tc>
          <w:tcPr>
            <w:tcW w:w="1705" w:type="dxa"/>
            <w:vAlign w:val="center"/>
          </w:tcPr>
          <w:p w14:paraId="0DA2E63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AmountOC</w:t>
            </w:r>
          </w:p>
        </w:tc>
        <w:tc>
          <w:tcPr>
            <w:tcW w:w="2694" w:type="dxa"/>
            <w:vAlign w:val="center"/>
          </w:tcPr>
          <w:p w14:paraId="3D664DB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w:t>
            </w:r>
          </w:p>
        </w:tc>
        <w:tc>
          <w:tcPr>
            <w:tcW w:w="1618" w:type="dxa"/>
            <w:vAlign w:val="center"/>
          </w:tcPr>
          <w:p w14:paraId="18BFD30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14:paraId="12105957"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8401A40"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E3BD334"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822567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C9E7190" w14:textId="77777777" w:rsidTr="00BC5E32">
        <w:trPr>
          <w:trHeight w:val="363"/>
        </w:trPr>
        <w:tc>
          <w:tcPr>
            <w:tcW w:w="1705" w:type="dxa"/>
            <w:vAlign w:val="center"/>
          </w:tcPr>
          <w:p w14:paraId="4B8AF7C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2694" w:type="dxa"/>
            <w:vAlign w:val="center"/>
          </w:tcPr>
          <w:p w14:paraId="2D516F0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tiền quy đổi </w:t>
            </w:r>
            <w:r w:rsidRPr="00C60B13">
              <w:rPr>
                <w:rFonts w:ascii="Times New Roman" w:hAnsi="Times New Roman" w:cs="Times New Roman"/>
                <w:sz w:val="28"/>
                <w:szCs w:val="28"/>
              </w:rPr>
              <w:lastRenderedPageBreak/>
              <w:t>sang VNĐ</w:t>
            </w:r>
          </w:p>
        </w:tc>
        <w:tc>
          <w:tcPr>
            <w:tcW w:w="1618" w:type="dxa"/>
            <w:vAlign w:val="center"/>
          </w:tcPr>
          <w:p w14:paraId="281D4D8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Money</w:t>
            </w:r>
          </w:p>
        </w:tc>
        <w:tc>
          <w:tcPr>
            <w:tcW w:w="550" w:type="dxa"/>
            <w:vAlign w:val="center"/>
          </w:tcPr>
          <w:p w14:paraId="0734737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23F3969"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E8A310F"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688E3F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B672F54" w14:textId="77777777" w:rsidTr="00BC5E32">
        <w:trPr>
          <w:trHeight w:val="363"/>
        </w:trPr>
        <w:tc>
          <w:tcPr>
            <w:tcW w:w="1705" w:type="dxa"/>
            <w:vAlign w:val="center"/>
          </w:tcPr>
          <w:p w14:paraId="1577A4A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14:paraId="29F4D14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14:paraId="300D10C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004A1597"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52AED2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AD93DA6"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B1EE5EB" w14:textId="77777777" w:rsidR="00C956FC" w:rsidRPr="00C60B13" w:rsidRDefault="00C956FC" w:rsidP="00C60B13">
            <w:pPr>
              <w:spacing w:line="360" w:lineRule="auto"/>
              <w:jc w:val="both"/>
              <w:rPr>
                <w:rFonts w:ascii="Times New Roman" w:hAnsi="Times New Roman" w:cs="Times New Roman"/>
                <w:sz w:val="28"/>
                <w:szCs w:val="28"/>
              </w:rPr>
            </w:pPr>
          </w:p>
        </w:tc>
      </w:tr>
    </w:tbl>
    <w:p w14:paraId="008F83E2" w14:textId="77777777" w:rsidR="00C956FC" w:rsidRPr="00C60B13" w:rsidRDefault="00C956FC" w:rsidP="00C60B13">
      <w:pPr>
        <w:spacing w:line="360" w:lineRule="auto"/>
        <w:jc w:val="both"/>
        <w:rPr>
          <w:rFonts w:ascii="Times New Roman" w:hAnsi="Times New Roman" w:cs="Times New Roman"/>
          <w:sz w:val="28"/>
          <w:szCs w:val="28"/>
        </w:rPr>
      </w:pPr>
    </w:p>
    <w:p w14:paraId="1CC32AD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.7 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C956FC" w:rsidRPr="00C60B13" w14:paraId="27291A47" w14:textId="77777777" w:rsidTr="00BC5E32">
        <w:trPr>
          <w:trHeight w:val="363"/>
        </w:trPr>
        <w:tc>
          <w:tcPr>
            <w:tcW w:w="1705" w:type="dxa"/>
            <w:shd w:val="clear" w:color="auto" w:fill="F2F2F2" w:themeFill="background1" w:themeFillShade="F2"/>
            <w:vAlign w:val="center"/>
          </w:tcPr>
          <w:p w14:paraId="064EC39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16B1214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14:paraId="245748B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438DB6D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2EAB245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769DE66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14:paraId="229E1F7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7D3FFAA4" w14:textId="77777777" w:rsidTr="00BC5E32">
        <w:trPr>
          <w:trHeight w:val="363"/>
        </w:trPr>
        <w:tc>
          <w:tcPr>
            <w:tcW w:w="1705" w:type="dxa"/>
            <w:vAlign w:val="center"/>
          </w:tcPr>
          <w:p w14:paraId="6EE1E2A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14:paraId="6AC1A1E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14:paraId="216CBE1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63C4268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7707FF02"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8CEDF6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035C0BD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A0B2033" w14:textId="77777777" w:rsidTr="00BC5E32">
        <w:trPr>
          <w:trHeight w:val="363"/>
        </w:trPr>
        <w:tc>
          <w:tcPr>
            <w:tcW w:w="1705" w:type="dxa"/>
            <w:vAlign w:val="center"/>
          </w:tcPr>
          <w:p w14:paraId="1A7F723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BranchCode</w:t>
            </w:r>
          </w:p>
        </w:tc>
        <w:tc>
          <w:tcPr>
            <w:tcW w:w="2694" w:type="dxa"/>
            <w:vAlign w:val="center"/>
          </w:tcPr>
          <w:p w14:paraId="264DA5F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chi nhánh</w:t>
            </w:r>
          </w:p>
        </w:tc>
        <w:tc>
          <w:tcPr>
            <w:tcW w:w="1618" w:type="dxa"/>
            <w:vAlign w:val="center"/>
          </w:tcPr>
          <w:p w14:paraId="0BE3A8A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14:paraId="37C8E40F"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0E1D670"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2EC48FF"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DB9555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B63DB48" w14:textId="77777777" w:rsidTr="00BC5E32">
        <w:trPr>
          <w:trHeight w:val="380"/>
        </w:trPr>
        <w:tc>
          <w:tcPr>
            <w:tcW w:w="1705" w:type="dxa"/>
            <w:vAlign w:val="center"/>
          </w:tcPr>
          <w:p w14:paraId="47DF369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BranchName</w:t>
            </w:r>
          </w:p>
        </w:tc>
        <w:tc>
          <w:tcPr>
            <w:tcW w:w="2694" w:type="dxa"/>
            <w:vAlign w:val="center"/>
          </w:tcPr>
          <w:p w14:paraId="593D440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chi nhánh</w:t>
            </w:r>
          </w:p>
        </w:tc>
        <w:tc>
          <w:tcPr>
            <w:tcW w:w="1618" w:type="dxa"/>
            <w:vAlign w:val="center"/>
          </w:tcPr>
          <w:p w14:paraId="1E68655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260574EE"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A63A7A0"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C2284D0"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734DD15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E468DB8" w14:textId="77777777" w:rsidTr="00BC5E32">
        <w:trPr>
          <w:trHeight w:val="363"/>
        </w:trPr>
        <w:tc>
          <w:tcPr>
            <w:tcW w:w="1705" w:type="dxa"/>
            <w:vAlign w:val="center"/>
          </w:tcPr>
          <w:p w14:paraId="10E01E5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Address</w:t>
            </w:r>
          </w:p>
        </w:tc>
        <w:tc>
          <w:tcPr>
            <w:tcW w:w="2694" w:type="dxa"/>
            <w:vAlign w:val="center"/>
          </w:tcPr>
          <w:p w14:paraId="00F7D60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618" w:type="dxa"/>
            <w:vAlign w:val="center"/>
          </w:tcPr>
          <w:p w14:paraId="3ED9B04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404BFA9E"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DDA6381"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E28191C"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635851C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018506E" w14:textId="77777777" w:rsidTr="00BC5E32">
        <w:trPr>
          <w:trHeight w:val="363"/>
        </w:trPr>
        <w:tc>
          <w:tcPr>
            <w:tcW w:w="1705" w:type="dxa"/>
            <w:vAlign w:val="center"/>
          </w:tcPr>
          <w:p w14:paraId="03B7B5C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TelephoneNumber</w:t>
            </w:r>
          </w:p>
        </w:tc>
        <w:tc>
          <w:tcPr>
            <w:tcW w:w="2694" w:type="dxa"/>
            <w:vAlign w:val="center"/>
          </w:tcPr>
          <w:p w14:paraId="39C6007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Hot line chi nhánh</w:t>
            </w:r>
          </w:p>
        </w:tc>
        <w:tc>
          <w:tcPr>
            <w:tcW w:w="1618" w:type="dxa"/>
            <w:vAlign w:val="center"/>
          </w:tcPr>
          <w:p w14:paraId="7C0BC4C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14:paraId="6A888B9C"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360DBF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5E3ECC7"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3FF317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CA5D00B" w14:textId="77777777" w:rsidTr="00BC5E32">
        <w:trPr>
          <w:trHeight w:val="363"/>
        </w:trPr>
        <w:tc>
          <w:tcPr>
            <w:tcW w:w="1705" w:type="dxa"/>
            <w:vAlign w:val="center"/>
          </w:tcPr>
          <w:p w14:paraId="7FD275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2694" w:type="dxa"/>
            <w:vAlign w:val="center"/>
          </w:tcPr>
          <w:p w14:paraId="47EE203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Mail chi nhánh</w:t>
            </w:r>
          </w:p>
        </w:tc>
        <w:tc>
          <w:tcPr>
            <w:tcW w:w="1618" w:type="dxa"/>
            <w:vAlign w:val="center"/>
          </w:tcPr>
          <w:p w14:paraId="1557DD3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Varchar(100)</w:t>
            </w:r>
          </w:p>
        </w:tc>
        <w:tc>
          <w:tcPr>
            <w:tcW w:w="550" w:type="dxa"/>
            <w:vAlign w:val="center"/>
          </w:tcPr>
          <w:p w14:paraId="66CF4A8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96AB69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DEBBCBC"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67B4582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3601DCD" w14:textId="77777777" w:rsidTr="00BC5E32">
        <w:trPr>
          <w:trHeight w:val="363"/>
        </w:trPr>
        <w:tc>
          <w:tcPr>
            <w:tcW w:w="1705" w:type="dxa"/>
            <w:vAlign w:val="center"/>
          </w:tcPr>
          <w:p w14:paraId="502AF89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14:paraId="1B903E8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hoạt động</w:t>
            </w:r>
          </w:p>
        </w:tc>
        <w:tc>
          <w:tcPr>
            <w:tcW w:w="1618" w:type="dxa"/>
            <w:vAlign w:val="center"/>
          </w:tcPr>
          <w:p w14:paraId="07BABFC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225C9BE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5D68A0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279C12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33F2C443" w14:textId="77777777" w:rsidR="00C956FC" w:rsidRPr="00C60B13" w:rsidRDefault="00C956FC" w:rsidP="00C60B13">
            <w:pPr>
              <w:spacing w:line="360" w:lineRule="auto"/>
              <w:jc w:val="both"/>
              <w:rPr>
                <w:rFonts w:ascii="Times New Roman" w:hAnsi="Times New Roman" w:cs="Times New Roman"/>
                <w:sz w:val="28"/>
                <w:szCs w:val="28"/>
              </w:rPr>
            </w:pPr>
          </w:p>
        </w:tc>
      </w:tr>
    </w:tbl>
    <w:p w14:paraId="196404B0" w14:textId="77777777" w:rsidR="00C956FC" w:rsidRPr="00C60B13" w:rsidRDefault="00C956FC" w:rsidP="00C60B13">
      <w:pPr>
        <w:spacing w:line="360" w:lineRule="auto"/>
        <w:jc w:val="both"/>
        <w:rPr>
          <w:rFonts w:ascii="Times New Roman" w:hAnsi="Times New Roman" w:cs="Times New Roman"/>
          <w:sz w:val="28"/>
          <w:szCs w:val="28"/>
        </w:rPr>
      </w:pPr>
    </w:p>
    <w:p w14:paraId="2D1484C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.8 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C956FC" w:rsidRPr="00C60B13" w14:paraId="2F5BF32A" w14:textId="77777777" w:rsidTr="00BC5E32">
        <w:trPr>
          <w:trHeight w:val="363"/>
        </w:trPr>
        <w:tc>
          <w:tcPr>
            <w:tcW w:w="1682" w:type="dxa"/>
            <w:shd w:val="clear" w:color="auto" w:fill="F2F2F2" w:themeFill="background1" w:themeFillShade="F2"/>
            <w:vAlign w:val="center"/>
          </w:tcPr>
          <w:p w14:paraId="073723B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9" w:type="dxa"/>
            <w:shd w:val="clear" w:color="auto" w:fill="F2F2F2" w:themeFill="background1" w:themeFillShade="F2"/>
            <w:vAlign w:val="center"/>
          </w:tcPr>
          <w:p w14:paraId="6961A6E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624DB99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5AD5105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3AE0046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3F161C3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9" w:type="dxa"/>
            <w:shd w:val="clear" w:color="auto" w:fill="F2F2F2" w:themeFill="background1" w:themeFillShade="F2"/>
            <w:vAlign w:val="center"/>
          </w:tcPr>
          <w:p w14:paraId="4E445AC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06EA39E9" w14:textId="77777777" w:rsidTr="00BC5E32">
        <w:trPr>
          <w:trHeight w:val="363"/>
        </w:trPr>
        <w:tc>
          <w:tcPr>
            <w:tcW w:w="1682" w:type="dxa"/>
            <w:vAlign w:val="center"/>
          </w:tcPr>
          <w:p w14:paraId="758C6EC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ErrorID</w:t>
            </w:r>
          </w:p>
        </w:tc>
        <w:tc>
          <w:tcPr>
            <w:tcW w:w="2589" w:type="dxa"/>
            <w:vAlign w:val="center"/>
          </w:tcPr>
          <w:p w14:paraId="2783481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lỗi</w:t>
            </w:r>
          </w:p>
        </w:tc>
        <w:tc>
          <w:tcPr>
            <w:tcW w:w="1803" w:type="dxa"/>
            <w:vAlign w:val="center"/>
          </w:tcPr>
          <w:p w14:paraId="7271C5B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11BAE72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4A41BB5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6BC2CE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14:paraId="0C146EC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215A28B" w14:textId="77777777" w:rsidTr="00BC5E32">
        <w:trPr>
          <w:trHeight w:val="363"/>
        </w:trPr>
        <w:tc>
          <w:tcPr>
            <w:tcW w:w="1682" w:type="dxa"/>
            <w:vAlign w:val="center"/>
          </w:tcPr>
          <w:p w14:paraId="62BC57E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Message</w:t>
            </w:r>
          </w:p>
        </w:tc>
        <w:tc>
          <w:tcPr>
            <w:tcW w:w="2589" w:type="dxa"/>
            <w:vAlign w:val="center"/>
          </w:tcPr>
          <w:p w14:paraId="6E8595A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Thông báo lỗi</w:t>
            </w:r>
          </w:p>
        </w:tc>
        <w:tc>
          <w:tcPr>
            <w:tcW w:w="1803" w:type="dxa"/>
            <w:vAlign w:val="center"/>
          </w:tcPr>
          <w:p w14:paraId="15CB2C3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14:paraId="2E6C204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51E5B7F"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8A8D09B" w14:textId="77777777"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14:paraId="7F57B05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551A4F2" w14:textId="77777777" w:rsidTr="00BC5E32">
        <w:trPr>
          <w:trHeight w:val="380"/>
        </w:trPr>
        <w:tc>
          <w:tcPr>
            <w:tcW w:w="1682" w:type="dxa"/>
            <w:vAlign w:val="center"/>
          </w:tcPr>
          <w:p w14:paraId="7309A8B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StackTrace</w:t>
            </w:r>
          </w:p>
        </w:tc>
        <w:tc>
          <w:tcPr>
            <w:tcW w:w="2589" w:type="dxa"/>
            <w:vAlign w:val="center"/>
          </w:tcPr>
          <w:p w14:paraId="5499E50B" w14:textId="77777777"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14:paraId="2EF4C75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14:paraId="7F8F2C9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2AF7A19"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0EBDCB0" w14:textId="77777777" w:rsidR="00C956FC" w:rsidRPr="00C60B13" w:rsidRDefault="00C956FC" w:rsidP="00C60B13">
            <w:pPr>
              <w:spacing w:line="360" w:lineRule="auto"/>
              <w:jc w:val="both"/>
              <w:rPr>
                <w:rFonts w:ascii="Times New Roman" w:hAnsi="Times New Roman" w:cs="Times New Roman"/>
                <w:sz w:val="28"/>
                <w:szCs w:val="28"/>
              </w:rPr>
            </w:pPr>
          </w:p>
        </w:tc>
        <w:tc>
          <w:tcPr>
            <w:tcW w:w="1639" w:type="dxa"/>
            <w:vAlign w:val="center"/>
          </w:tcPr>
          <w:p w14:paraId="437E09F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5689A77" w14:textId="77777777" w:rsidTr="00BC5E32">
        <w:trPr>
          <w:trHeight w:val="363"/>
        </w:trPr>
        <w:tc>
          <w:tcPr>
            <w:tcW w:w="1682" w:type="dxa"/>
            <w:vAlign w:val="center"/>
          </w:tcPr>
          <w:p w14:paraId="3831ABA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589" w:type="dxa"/>
            <w:vAlign w:val="center"/>
          </w:tcPr>
          <w:p w14:paraId="6494354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14:paraId="24CC194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44F21BF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726EF61"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BBA154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9" w:type="dxa"/>
            <w:vAlign w:val="center"/>
          </w:tcPr>
          <w:p w14:paraId="3CCE6795" w14:textId="77777777" w:rsidR="00C956FC" w:rsidRPr="00C60B13" w:rsidRDefault="00C956FC" w:rsidP="00C60B13">
            <w:pPr>
              <w:spacing w:line="360" w:lineRule="auto"/>
              <w:jc w:val="both"/>
              <w:rPr>
                <w:rFonts w:ascii="Times New Roman" w:hAnsi="Times New Roman" w:cs="Times New Roman"/>
                <w:sz w:val="28"/>
                <w:szCs w:val="28"/>
              </w:rPr>
            </w:pPr>
          </w:p>
        </w:tc>
      </w:tr>
    </w:tbl>
    <w:p w14:paraId="28FAB12E" w14:textId="77777777" w:rsidR="00C956FC" w:rsidRPr="00C60B13" w:rsidRDefault="00C956FC" w:rsidP="00C60B13">
      <w:pPr>
        <w:spacing w:line="360" w:lineRule="auto"/>
        <w:jc w:val="both"/>
        <w:rPr>
          <w:rFonts w:ascii="Times New Roman" w:hAnsi="Times New Roman" w:cs="Times New Roman"/>
          <w:sz w:val="28"/>
          <w:szCs w:val="28"/>
        </w:rPr>
      </w:pPr>
    </w:p>
    <w:p w14:paraId="346C056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.9 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C956FC" w:rsidRPr="00C60B13" w14:paraId="590064AD" w14:textId="77777777" w:rsidTr="00BC5E32">
        <w:trPr>
          <w:trHeight w:val="363"/>
        </w:trPr>
        <w:tc>
          <w:tcPr>
            <w:tcW w:w="1705" w:type="dxa"/>
            <w:shd w:val="clear" w:color="auto" w:fill="F2F2F2" w:themeFill="background1" w:themeFillShade="F2"/>
            <w:vAlign w:val="center"/>
          </w:tcPr>
          <w:p w14:paraId="2F183C8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lastRenderedPageBreak/>
              <w:t>Tên trường</w:t>
            </w:r>
          </w:p>
        </w:tc>
        <w:tc>
          <w:tcPr>
            <w:tcW w:w="2694" w:type="dxa"/>
            <w:shd w:val="clear" w:color="auto" w:fill="F2F2F2" w:themeFill="background1" w:themeFillShade="F2"/>
            <w:vAlign w:val="center"/>
          </w:tcPr>
          <w:p w14:paraId="4FD5CC8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14:paraId="5814ECB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35CA7B8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33F2C43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035E2C5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14:paraId="4ED83F4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49676030" w14:textId="77777777" w:rsidTr="00BC5E32">
        <w:trPr>
          <w:trHeight w:val="363"/>
        </w:trPr>
        <w:tc>
          <w:tcPr>
            <w:tcW w:w="1705" w:type="dxa"/>
            <w:vAlign w:val="center"/>
          </w:tcPr>
          <w:p w14:paraId="7F23318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694" w:type="dxa"/>
            <w:vAlign w:val="center"/>
          </w:tcPr>
          <w:p w14:paraId="04305C2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618" w:type="dxa"/>
            <w:vAlign w:val="center"/>
          </w:tcPr>
          <w:p w14:paraId="4E4C99C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6BB4AEC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0DA0E9D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136F0A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63BC49C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01B13D9" w14:textId="77777777" w:rsidTr="00BC5E32">
        <w:trPr>
          <w:trHeight w:val="363"/>
        </w:trPr>
        <w:tc>
          <w:tcPr>
            <w:tcW w:w="1705" w:type="dxa"/>
            <w:vAlign w:val="center"/>
          </w:tcPr>
          <w:p w14:paraId="1DE1E5C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14:paraId="7E39FDE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618" w:type="dxa"/>
            <w:vAlign w:val="center"/>
          </w:tcPr>
          <w:p w14:paraId="11CE809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3A286D3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BF18AB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C63D59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5D04E6E7"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E8FD56C" w14:textId="77777777" w:rsidTr="00BC5E32">
        <w:trPr>
          <w:trHeight w:val="380"/>
        </w:trPr>
        <w:tc>
          <w:tcPr>
            <w:tcW w:w="1705" w:type="dxa"/>
            <w:vAlign w:val="center"/>
          </w:tcPr>
          <w:p w14:paraId="49D51CD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14:paraId="0FC00FA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14:paraId="5624CE8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5D133973"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58FE404"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C2B553B"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657181D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293118A" w14:textId="77777777" w:rsidTr="00BC5E32">
        <w:trPr>
          <w:trHeight w:val="363"/>
        </w:trPr>
        <w:tc>
          <w:tcPr>
            <w:tcW w:w="1705" w:type="dxa"/>
            <w:vAlign w:val="center"/>
          </w:tcPr>
          <w:p w14:paraId="7EFB7DC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694" w:type="dxa"/>
            <w:vAlign w:val="center"/>
          </w:tcPr>
          <w:p w14:paraId="11152A9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w:t>
            </w:r>
          </w:p>
        </w:tc>
        <w:tc>
          <w:tcPr>
            <w:tcW w:w="1618" w:type="dxa"/>
            <w:vAlign w:val="center"/>
          </w:tcPr>
          <w:p w14:paraId="740EA61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71076B2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4A7392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E482944"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163F3F7"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947A256" w14:textId="77777777" w:rsidTr="00BC5E32">
        <w:trPr>
          <w:trHeight w:val="363"/>
        </w:trPr>
        <w:tc>
          <w:tcPr>
            <w:tcW w:w="1705" w:type="dxa"/>
            <w:vAlign w:val="center"/>
          </w:tcPr>
          <w:p w14:paraId="1F14A79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694" w:type="dxa"/>
            <w:vAlign w:val="center"/>
          </w:tcPr>
          <w:p w14:paraId="766CFD4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w:t>
            </w:r>
          </w:p>
        </w:tc>
        <w:tc>
          <w:tcPr>
            <w:tcW w:w="1618" w:type="dxa"/>
            <w:vAlign w:val="center"/>
          </w:tcPr>
          <w:p w14:paraId="4E3D6EF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25D6385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63B65AD"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FB8670D"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7056495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C91C6F4" w14:textId="77777777" w:rsidTr="00BC5E32">
        <w:trPr>
          <w:trHeight w:val="363"/>
        </w:trPr>
        <w:tc>
          <w:tcPr>
            <w:tcW w:w="1705" w:type="dxa"/>
            <w:vAlign w:val="center"/>
          </w:tcPr>
          <w:p w14:paraId="0C2B851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ItemCategoryID</w:t>
            </w:r>
          </w:p>
        </w:tc>
        <w:tc>
          <w:tcPr>
            <w:tcW w:w="2694" w:type="dxa"/>
            <w:vAlign w:val="center"/>
          </w:tcPr>
          <w:p w14:paraId="7C9DF15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618" w:type="dxa"/>
            <w:vAlign w:val="center"/>
          </w:tcPr>
          <w:p w14:paraId="5240679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0BD3666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80D1127"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857EFCB"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097046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14:paraId="08C6DA3D" w14:textId="77777777" w:rsidTr="00BC5E32">
        <w:trPr>
          <w:trHeight w:val="363"/>
        </w:trPr>
        <w:tc>
          <w:tcPr>
            <w:tcW w:w="1705" w:type="dxa"/>
            <w:vAlign w:val="center"/>
          </w:tcPr>
          <w:p w14:paraId="5F8A540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Band</w:t>
            </w:r>
          </w:p>
        </w:tc>
        <w:tc>
          <w:tcPr>
            <w:tcW w:w="2694" w:type="dxa"/>
            <w:vAlign w:val="center"/>
          </w:tcPr>
          <w:p w14:paraId="58C79F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Thương hiệu</w:t>
            </w:r>
          </w:p>
        </w:tc>
        <w:tc>
          <w:tcPr>
            <w:tcW w:w="1618" w:type="dxa"/>
            <w:vAlign w:val="center"/>
          </w:tcPr>
          <w:p w14:paraId="7D516CE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37CB920A"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7AE656C"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875A745"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749EBD0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B9BBAEF" w14:textId="77777777" w:rsidTr="00BC5E32">
        <w:trPr>
          <w:trHeight w:val="363"/>
        </w:trPr>
        <w:tc>
          <w:tcPr>
            <w:tcW w:w="1705" w:type="dxa"/>
            <w:vAlign w:val="center"/>
          </w:tcPr>
          <w:p w14:paraId="4FAF133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w:t>
            </w:r>
          </w:p>
        </w:tc>
        <w:tc>
          <w:tcPr>
            <w:tcW w:w="2694" w:type="dxa"/>
            <w:vAlign w:val="center"/>
          </w:tcPr>
          <w:p w14:paraId="0A81735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hàng hóa</w:t>
            </w:r>
          </w:p>
        </w:tc>
        <w:tc>
          <w:tcPr>
            <w:tcW w:w="1618" w:type="dxa"/>
            <w:vAlign w:val="center"/>
          </w:tcPr>
          <w:p w14:paraId="233266D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Navarchar(250)</w:t>
            </w:r>
          </w:p>
        </w:tc>
        <w:tc>
          <w:tcPr>
            <w:tcW w:w="550" w:type="dxa"/>
            <w:vAlign w:val="center"/>
          </w:tcPr>
          <w:p w14:paraId="5FA0DDBC"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9677101"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06708EE"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BCE7CF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9888667" w14:textId="77777777" w:rsidTr="00BC5E32">
        <w:trPr>
          <w:trHeight w:val="363"/>
        </w:trPr>
        <w:tc>
          <w:tcPr>
            <w:tcW w:w="1705" w:type="dxa"/>
            <w:vAlign w:val="center"/>
          </w:tcPr>
          <w:p w14:paraId="005F421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694" w:type="dxa"/>
            <w:vAlign w:val="center"/>
          </w:tcPr>
          <w:p w14:paraId="61760E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hàng hóa</w:t>
            </w:r>
          </w:p>
        </w:tc>
        <w:tc>
          <w:tcPr>
            <w:tcW w:w="1618" w:type="dxa"/>
            <w:vAlign w:val="center"/>
          </w:tcPr>
          <w:p w14:paraId="0908787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2502D7E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921B539"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D3232A9"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9CE470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2CA0648" w14:textId="77777777" w:rsidTr="00BC5E32">
        <w:trPr>
          <w:trHeight w:val="363"/>
        </w:trPr>
        <w:tc>
          <w:tcPr>
            <w:tcW w:w="1705" w:type="dxa"/>
            <w:vAlign w:val="center"/>
          </w:tcPr>
          <w:p w14:paraId="3598FE9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94" w:type="dxa"/>
            <w:vAlign w:val="center"/>
          </w:tcPr>
          <w:p w14:paraId="496C23F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Số lượng </w:t>
            </w:r>
          </w:p>
        </w:tc>
        <w:tc>
          <w:tcPr>
            <w:tcW w:w="1618" w:type="dxa"/>
            <w:vAlign w:val="center"/>
          </w:tcPr>
          <w:p w14:paraId="54ACF2F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09F253C4"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0842BB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98EF1F0"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5BE45CD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5449E7E" w14:textId="77777777" w:rsidTr="00BC5E32">
        <w:trPr>
          <w:trHeight w:val="363"/>
        </w:trPr>
        <w:tc>
          <w:tcPr>
            <w:tcW w:w="1705" w:type="dxa"/>
            <w:vAlign w:val="center"/>
          </w:tcPr>
          <w:p w14:paraId="7B5FED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Tags</w:t>
            </w:r>
          </w:p>
        </w:tc>
        <w:tc>
          <w:tcPr>
            <w:tcW w:w="2694" w:type="dxa"/>
            <w:vAlign w:val="center"/>
          </w:tcPr>
          <w:p w14:paraId="2A18867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Thẻ</w:t>
            </w:r>
          </w:p>
        </w:tc>
        <w:tc>
          <w:tcPr>
            <w:tcW w:w="1618" w:type="dxa"/>
            <w:vAlign w:val="center"/>
          </w:tcPr>
          <w:p w14:paraId="09EC6D8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14:paraId="4E31F6F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DDCE47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E353E36"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6BA0720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97AF86C" w14:textId="77777777" w:rsidTr="00BC5E32">
        <w:trPr>
          <w:trHeight w:val="363"/>
        </w:trPr>
        <w:tc>
          <w:tcPr>
            <w:tcW w:w="1705" w:type="dxa"/>
            <w:vAlign w:val="center"/>
          </w:tcPr>
          <w:p w14:paraId="3480F0C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14:paraId="51A12A0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kinh doanh hàng hóa</w:t>
            </w:r>
          </w:p>
        </w:tc>
        <w:tc>
          <w:tcPr>
            <w:tcW w:w="1618" w:type="dxa"/>
            <w:vAlign w:val="center"/>
          </w:tcPr>
          <w:p w14:paraId="2ED6296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69004776"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AC2664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EDAF85B"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51767BD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07CEEA0" w14:textId="77777777" w:rsidTr="00BC5E32">
        <w:trPr>
          <w:trHeight w:val="363"/>
        </w:trPr>
        <w:tc>
          <w:tcPr>
            <w:tcW w:w="1705" w:type="dxa"/>
            <w:vAlign w:val="center"/>
          </w:tcPr>
          <w:p w14:paraId="0D991BF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w:t>
            </w:r>
          </w:p>
        </w:tc>
        <w:tc>
          <w:tcPr>
            <w:tcW w:w="2694" w:type="dxa"/>
            <w:vAlign w:val="center"/>
          </w:tcPr>
          <w:p w14:paraId="45D3305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hàng hóa</w:t>
            </w:r>
          </w:p>
        </w:tc>
        <w:tc>
          <w:tcPr>
            <w:tcW w:w="1618" w:type="dxa"/>
            <w:vAlign w:val="center"/>
          </w:tcPr>
          <w:p w14:paraId="51F36B3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14:paraId="02656B3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7CDBF1F"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B29C1F5"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C02BF98" w14:textId="77777777" w:rsidR="00C956FC" w:rsidRPr="00C60B13" w:rsidRDefault="00C956FC" w:rsidP="00C60B13">
            <w:pPr>
              <w:spacing w:line="360" w:lineRule="auto"/>
              <w:jc w:val="both"/>
              <w:rPr>
                <w:rFonts w:ascii="Times New Roman" w:hAnsi="Times New Roman" w:cs="Times New Roman"/>
                <w:sz w:val="28"/>
                <w:szCs w:val="28"/>
              </w:rPr>
            </w:pPr>
          </w:p>
        </w:tc>
      </w:tr>
    </w:tbl>
    <w:p w14:paraId="33DB6A1C" w14:textId="77777777" w:rsidR="00C956FC" w:rsidRPr="00C60B13" w:rsidRDefault="00C956FC" w:rsidP="00C60B13">
      <w:pPr>
        <w:spacing w:line="360" w:lineRule="auto"/>
        <w:jc w:val="both"/>
        <w:rPr>
          <w:rFonts w:ascii="Times New Roman" w:hAnsi="Times New Roman" w:cs="Times New Roman"/>
          <w:sz w:val="28"/>
          <w:szCs w:val="28"/>
        </w:rPr>
      </w:pPr>
    </w:p>
    <w:p w14:paraId="038282E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.10 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C956FC" w:rsidRPr="00C60B13" w14:paraId="7151A21A" w14:textId="77777777" w:rsidTr="00BC5E32">
        <w:trPr>
          <w:trHeight w:val="363"/>
        </w:trPr>
        <w:tc>
          <w:tcPr>
            <w:tcW w:w="2109" w:type="dxa"/>
            <w:shd w:val="clear" w:color="auto" w:fill="F2F2F2" w:themeFill="background1" w:themeFillShade="F2"/>
            <w:vAlign w:val="center"/>
          </w:tcPr>
          <w:p w14:paraId="40E56DE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310" w:type="dxa"/>
            <w:shd w:val="clear" w:color="auto" w:fill="F2F2F2" w:themeFill="background1" w:themeFillShade="F2"/>
            <w:vAlign w:val="center"/>
          </w:tcPr>
          <w:p w14:paraId="3CB60C6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2F06FBA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39F0F18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6B6EF3A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1A853FA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1" w:type="dxa"/>
            <w:shd w:val="clear" w:color="auto" w:fill="F2F2F2" w:themeFill="background1" w:themeFillShade="F2"/>
            <w:vAlign w:val="center"/>
          </w:tcPr>
          <w:p w14:paraId="04E8C81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50B4B8C9" w14:textId="77777777" w:rsidTr="00BC5E32">
        <w:trPr>
          <w:trHeight w:val="363"/>
        </w:trPr>
        <w:tc>
          <w:tcPr>
            <w:tcW w:w="2109" w:type="dxa"/>
            <w:vAlign w:val="center"/>
          </w:tcPr>
          <w:p w14:paraId="63C4A7A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310" w:type="dxa"/>
            <w:vAlign w:val="center"/>
          </w:tcPr>
          <w:p w14:paraId="0A613E7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danh mục hàng hóa</w:t>
            </w:r>
          </w:p>
        </w:tc>
        <w:tc>
          <w:tcPr>
            <w:tcW w:w="1803" w:type="dxa"/>
            <w:vAlign w:val="center"/>
          </w:tcPr>
          <w:p w14:paraId="4FA5171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0B72D2D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4F0FA95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6E07EF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1" w:type="dxa"/>
            <w:vAlign w:val="center"/>
          </w:tcPr>
          <w:p w14:paraId="0D74B0F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C5C02CE" w14:textId="77777777" w:rsidTr="00BC5E32">
        <w:trPr>
          <w:trHeight w:val="363"/>
        </w:trPr>
        <w:tc>
          <w:tcPr>
            <w:tcW w:w="2109" w:type="dxa"/>
            <w:vAlign w:val="center"/>
          </w:tcPr>
          <w:p w14:paraId="4021C97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310" w:type="dxa"/>
            <w:vAlign w:val="center"/>
          </w:tcPr>
          <w:p w14:paraId="6B39C66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danh mục</w:t>
            </w:r>
          </w:p>
        </w:tc>
        <w:tc>
          <w:tcPr>
            <w:tcW w:w="1803" w:type="dxa"/>
            <w:vAlign w:val="center"/>
          </w:tcPr>
          <w:p w14:paraId="227D026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30D32BF9"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04ACC8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094D4B8" w14:textId="77777777"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14:paraId="28B17ED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601882E" w14:textId="77777777" w:rsidTr="00BC5E32">
        <w:trPr>
          <w:trHeight w:val="380"/>
        </w:trPr>
        <w:tc>
          <w:tcPr>
            <w:tcW w:w="2109" w:type="dxa"/>
            <w:vAlign w:val="center"/>
          </w:tcPr>
          <w:p w14:paraId="30E4669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ItemCategoryName</w:t>
            </w:r>
          </w:p>
        </w:tc>
        <w:tc>
          <w:tcPr>
            <w:tcW w:w="2310" w:type="dxa"/>
            <w:vAlign w:val="center"/>
          </w:tcPr>
          <w:p w14:paraId="45415D5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danh mục</w:t>
            </w:r>
          </w:p>
        </w:tc>
        <w:tc>
          <w:tcPr>
            <w:tcW w:w="1803" w:type="dxa"/>
            <w:vAlign w:val="center"/>
          </w:tcPr>
          <w:p w14:paraId="77A6B74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51D3305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DF2169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B59F719" w14:textId="77777777"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14:paraId="05695C2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DC2D104" w14:textId="77777777" w:rsidTr="00BC5E32">
        <w:trPr>
          <w:trHeight w:val="363"/>
        </w:trPr>
        <w:tc>
          <w:tcPr>
            <w:tcW w:w="2109" w:type="dxa"/>
            <w:vAlign w:val="center"/>
          </w:tcPr>
          <w:p w14:paraId="73D22D2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310" w:type="dxa"/>
            <w:vAlign w:val="center"/>
          </w:tcPr>
          <w:p w14:paraId="611AB58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parent</w:t>
            </w:r>
          </w:p>
        </w:tc>
        <w:tc>
          <w:tcPr>
            <w:tcW w:w="1803" w:type="dxa"/>
            <w:vAlign w:val="center"/>
          </w:tcPr>
          <w:p w14:paraId="58B2511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4BDE75F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05F5F11" w14:textId="77777777"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55CED1B6" w14:textId="77777777"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14:paraId="7A50185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ItemCategory</w:t>
            </w:r>
          </w:p>
        </w:tc>
      </w:tr>
      <w:tr w:rsidR="00C956FC" w:rsidRPr="00C60B13" w14:paraId="1DE2A2B8" w14:textId="77777777" w:rsidTr="00BC5E32">
        <w:trPr>
          <w:trHeight w:val="363"/>
        </w:trPr>
        <w:tc>
          <w:tcPr>
            <w:tcW w:w="2109" w:type="dxa"/>
            <w:vAlign w:val="center"/>
          </w:tcPr>
          <w:p w14:paraId="65D979C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310" w:type="dxa"/>
            <w:vAlign w:val="center"/>
          </w:tcPr>
          <w:p w14:paraId="6321430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803" w:type="dxa"/>
            <w:vAlign w:val="center"/>
          </w:tcPr>
          <w:p w14:paraId="0E15097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14:paraId="5818A3E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4547297"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6BCE1FE" w14:textId="77777777"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14:paraId="4736D6F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5AFA56D" w14:textId="77777777" w:rsidTr="00BC5E32">
        <w:trPr>
          <w:trHeight w:val="363"/>
        </w:trPr>
        <w:tc>
          <w:tcPr>
            <w:tcW w:w="2109" w:type="dxa"/>
            <w:vAlign w:val="center"/>
          </w:tcPr>
          <w:p w14:paraId="1A893B8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310" w:type="dxa"/>
            <w:vAlign w:val="center"/>
          </w:tcPr>
          <w:p w14:paraId="1DBD2C8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14:paraId="7D619D9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24E6A6CF"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F9A12A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4CAD7D5" w14:textId="77777777" w:rsidR="00C956FC" w:rsidRPr="00C60B13" w:rsidRDefault="00C956FC" w:rsidP="00C60B13">
            <w:pPr>
              <w:spacing w:line="360" w:lineRule="auto"/>
              <w:jc w:val="both"/>
              <w:rPr>
                <w:rFonts w:ascii="Times New Roman" w:hAnsi="Times New Roman" w:cs="Times New Roman"/>
                <w:sz w:val="28"/>
                <w:szCs w:val="28"/>
              </w:rPr>
            </w:pPr>
          </w:p>
        </w:tc>
        <w:tc>
          <w:tcPr>
            <w:tcW w:w="1491" w:type="dxa"/>
            <w:vAlign w:val="center"/>
          </w:tcPr>
          <w:p w14:paraId="44C6B236" w14:textId="77777777" w:rsidR="00C956FC" w:rsidRPr="00C60B13" w:rsidRDefault="00C956FC" w:rsidP="00C60B13">
            <w:pPr>
              <w:spacing w:line="360" w:lineRule="auto"/>
              <w:jc w:val="both"/>
              <w:rPr>
                <w:rFonts w:ascii="Times New Roman" w:hAnsi="Times New Roman" w:cs="Times New Roman"/>
                <w:sz w:val="28"/>
                <w:szCs w:val="28"/>
              </w:rPr>
            </w:pPr>
          </w:p>
        </w:tc>
      </w:tr>
    </w:tbl>
    <w:p w14:paraId="0E69F7FB" w14:textId="77777777" w:rsidR="00C956FC" w:rsidRPr="00C60B13" w:rsidRDefault="00C956FC" w:rsidP="00C60B13">
      <w:pPr>
        <w:spacing w:line="360" w:lineRule="auto"/>
        <w:jc w:val="both"/>
        <w:rPr>
          <w:rFonts w:ascii="Times New Roman" w:hAnsi="Times New Roman" w:cs="Times New Roman"/>
          <w:sz w:val="28"/>
          <w:szCs w:val="28"/>
        </w:rPr>
      </w:pPr>
    </w:p>
    <w:p w14:paraId="125B003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.11 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C956FC" w:rsidRPr="00C60B13" w14:paraId="405F5AA4" w14:textId="77777777" w:rsidTr="00BC5E32">
        <w:trPr>
          <w:trHeight w:val="363"/>
        </w:trPr>
        <w:tc>
          <w:tcPr>
            <w:tcW w:w="2150" w:type="dxa"/>
            <w:shd w:val="clear" w:color="auto" w:fill="F2F2F2" w:themeFill="background1" w:themeFillShade="F2"/>
            <w:vAlign w:val="center"/>
          </w:tcPr>
          <w:p w14:paraId="482357D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262" w:type="dxa"/>
            <w:shd w:val="clear" w:color="auto" w:fill="F2F2F2" w:themeFill="background1" w:themeFillShade="F2"/>
            <w:vAlign w:val="center"/>
          </w:tcPr>
          <w:p w14:paraId="0EEE304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62BF8EE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69D91B3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48F5DFC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1B96A41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98" w:type="dxa"/>
            <w:shd w:val="clear" w:color="auto" w:fill="F2F2F2" w:themeFill="background1" w:themeFillShade="F2"/>
            <w:vAlign w:val="center"/>
          </w:tcPr>
          <w:p w14:paraId="7D22F00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1381A3CE" w14:textId="77777777" w:rsidTr="00BC5E32">
        <w:trPr>
          <w:trHeight w:val="363"/>
        </w:trPr>
        <w:tc>
          <w:tcPr>
            <w:tcW w:w="2150" w:type="dxa"/>
            <w:vAlign w:val="center"/>
          </w:tcPr>
          <w:p w14:paraId="2525299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262" w:type="dxa"/>
            <w:vAlign w:val="center"/>
          </w:tcPr>
          <w:p w14:paraId="1DBA0BF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tùy chọn hàng hóa</w:t>
            </w:r>
          </w:p>
        </w:tc>
        <w:tc>
          <w:tcPr>
            <w:tcW w:w="1803" w:type="dxa"/>
            <w:vAlign w:val="center"/>
          </w:tcPr>
          <w:p w14:paraId="0569780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3A2E0C4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13996C3D"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FDA2A5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14:paraId="6F971EB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4B3FD46" w14:textId="77777777" w:rsidTr="00BC5E32">
        <w:trPr>
          <w:trHeight w:val="363"/>
        </w:trPr>
        <w:tc>
          <w:tcPr>
            <w:tcW w:w="2150" w:type="dxa"/>
            <w:vAlign w:val="center"/>
          </w:tcPr>
          <w:p w14:paraId="6F75C32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262" w:type="dxa"/>
            <w:vAlign w:val="center"/>
          </w:tcPr>
          <w:p w14:paraId="13CD1E5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tùy chọn hàng hóa</w:t>
            </w:r>
          </w:p>
        </w:tc>
        <w:tc>
          <w:tcPr>
            <w:tcW w:w="1803" w:type="dxa"/>
            <w:vAlign w:val="center"/>
          </w:tcPr>
          <w:p w14:paraId="3F11C1A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273EF98A"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5F7DCC1"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0DCA5BE"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2BCF246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735F5F0" w14:textId="77777777" w:rsidTr="00BC5E32">
        <w:trPr>
          <w:trHeight w:val="380"/>
        </w:trPr>
        <w:tc>
          <w:tcPr>
            <w:tcW w:w="2150" w:type="dxa"/>
            <w:vAlign w:val="center"/>
          </w:tcPr>
          <w:p w14:paraId="48084FD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Barcode</w:t>
            </w:r>
          </w:p>
        </w:tc>
        <w:tc>
          <w:tcPr>
            <w:tcW w:w="2262" w:type="dxa"/>
            <w:vAlign w:val="center"/>
          </w:tcPr>
          <w:p w14:paraId="01EADDF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barcode tùy chọn hàng hóa</w:t>
            </w:r>
          </w:p>
        </w:tc>
        <w:tc>
          <w:tcPr>
            <w:tcW w:w="1803" w:type="dxa"/>
            <w:vAlign w:val="center"/>
          </w:tcPr>
          <w:p w14:paraId="2A51384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14:paraId="08E99BF9"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5115A34"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5BE3FF5"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6EA83CE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E265997" w14:textId="77777777" w:rsidTr="00BC5E32">
        <w:trPr>
          <w:trHeight w:val="363"/>
        </w:trPr>
        <w:tc>
          <w:tcPr>
            <w:tcW w:w="2150" w:type="dxa"/>
            <w:vAlign w:val="center"/>
          </w:tcPr>
          <w:p w14:paraId="7C28C7A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SKU</w:t>
            </w:r>
          </w:p>
        </w:tc>
        <w:tc>
          <w:tcPr>
            <w:tcW w:w="2262" w:type="dxa"/>
            <w:vAlign w:val="center"/>
          </w:tcPr>
          <w:p w14:paraId="43817A1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SKU tùy chọn hàng hóa</w:t>
            </w:r>
          </w:p>
        </w:tc>
        <w:tc>
          <w:tcPr>
            <w:tcW w:w="1803" w:type="dxa"/>
            <w:vAlign w:val="center"/>
          </w:tcPr>
          <w:p w14:paraId="59348A7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Varchar(15)</w:t>
            </w:r>
          </w:p>
        </w:tc>
        <w:tc>
          <w:tcPr>
            <w:tcW w:w="550" w:type="dxa"/>
            <w:vAlign w:val="center"/>
          </w:tcPr>
          <w:p w14:paraId="4FB091C1"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3D47E7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A057865"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4EE8A59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D79CE7A" w14:textId="77777777" w:rsidTr="00BC5E32">
        <w:trPr>
          <w:trHeight w:val="363"/>
        </w:trPr>
        <w:tc>
          <w:tcPr>
            <w:tcW w:w="2150" w:type="dxa"/>
            <w:vAlign w:val="center"/>
          </w:tcPr>
          <w:p w14:paraId="3047E2B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262" w:type="dxa"/>
            <w:vAlign w:val="center"/>
          </w:tcPr>
          <w:p w14:paraId="50D1D07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803" w:type="dxa"/>
            <w:vAlign w:val="center"/>
          </w:tcPr>
          <w:p w14:paraId="1C3819D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2F44ED9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25B2CBF" w14:textId="77777777"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7ED05707"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19A797D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14:paraId="516BE415" w14:textId="77777777" w:rsidTr="00BC5E32">
        <w:trPr>
          <w:trHeight w:val="363"/>
        </w:trPr>
        <w:tc>
          <w:tcPr>
            <w:tcW w:w="2150" w:type="dxa"/>
            <w:vAlign w:val="center"/>
          </w:tcPr>
          <w:p w14:paraId="54F30C5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Color</w:t>
            </w:r>
          </w:p>
        </w:tc>
        <w:tc>
          <w:tcPr>
            <w:tcW w:w="2262" w:type="dxa"/>
            <w:vAlign w:val="center"/>
          </w:tcPr>
          <w:p w14:paraId="0B2C4BC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Màu sắc</w:t>
            </w:r>
          </w:p>
        </w:tc>
        <w:tc>
          <w:tcPr>
            <w:tcW w:w="1803" w:type="dxa"/>
            <w:vAlign w:val="center"/>
          </w:tcPr>
          <w:p w14:paraId="3D63EEA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3DC762F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52BB56F"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8DC1CCC"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4F497DC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D53EC48" w14:textId="77777777" w:rsidTr="00BC5E32">
        <w:trPr>
          <w:trHeight w:val="363"/>
        </w:trPr>
        <w:tc>
          <w:tcPr>
            <w:tcW w:w="2150" w:type="dxa"/>
            <w:vAlign w:val="center"/>
          </w:tcPr>
          <w:p w14:paraId="3319E5D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Size</w:t>
            </w:r>
          </w:p>
        </w:tc>
        <w:tc>
          <w:tcPr>
            <w:tcW w:w="2262" w:type="dxa"/>
            <w:vAlign w:val="center"/>
          </w:tcPr>
          <w:p w14:paraId="0392B49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Kích thước</w:t>
            </w:r>
          </w:p>
        </w:tc>
        <w:tc>
          <w:tcPr>
            <w:tcW w:w="1803" w:type="dxa"/>
            <w:vAlign w:val="center"/>
          </w:tcPr>
          <w:p w14:paraId="2E26854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16D4DEA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F6D5911"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0FEE32E"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6D5E14E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4806417" w14:textId="77777777" w:rsidTr="00BC5E32">
        <w:trPr>
          <w:trHeight w:val="363"/>
        </w:trPr>
        <w:tc>
          <w:tcPr>
            <w:tcW w:w="2150" w:type="dxa"/>
            <w:vAlign w:val="center"/>
          </w:tcPr>
          <w:p w14:paraId="279C596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262" w:type="dxa"/>
            <w:vAlign w:val="center"/>
          </w:tcPr>
          <w:p w14:paraId="341E96B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tạo</w:t>
            </w:r>
          </w:p>
        </w:tc>
        <w:tc>
          <w:tcPr>
            <w:tcW w:w="1803" w:type="dxa"/>
            <w:vAlign w:val="center"/>
          </w:tcPr>
          <w:p w14:paraId="1487C8B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382BC1B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1B43E6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ACB184F"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5C708A8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A42579C" w14:textId="77777777" w:rsidTr="00BC5E32">
        <w:trPr>
          <w:trHeight w:val="363"/>
        </w:trPr>
        <w:tc>
          <w:tcPr>
            <w:tcW w:w="2150" w:type="dxa"/>
            <w:vAlign w:val="center"/>
          </w:tcPr>
          <w:p w14:paraId="2C8CC5E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262" w:type="dxa"/>
            <w:vAlign w:val="center"/>
          </w:tcPr>
          <w:p w14:paraId="2F904EC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14:paraId="4E2B4D2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6E3B0291"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8DE601F"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61A7162"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2F7C9A9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01AD001" w14:textId="77777777" w:rsidTr="00BC5E32">
        <w:trPr>
          <w:trHeight w:val="363"/>
        </w:trPr>
        <w:tc>
          <w:tcPr>
            <w:tcW w:w="2150" w:type="dxa"/>
            <w:vAlign w:val="center"/>
          </w:tcPr>
          <w:p w14:paraId="3E27D89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262" w:type="dxa"/>
            <w:vAlign w:val="center"/>
          </w:tcPr>
          <w:p w14:paraId="19ACAEF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14:paraId="10C0DD4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Nvarchar(500)</w:t>
            </w:r>
          </w:p>
        </w:tc>
        <w:tc>
          <w:tcPr>
            <w:tcW w:w="550" w:type="dxa"/>
            <w:vAlign w:val="center"/>
          </w:tcPr>
          <w:p w14:paraId="51F49779"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F63D1C7"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3738A73"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2293186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4FA68C4" w14:textId="77777777" w:rsidTr="00BC5E32">
        <w:trPr>
          <w:trHeight w:val="363"/>
        </w:trPr>
        <w:tc>
          <w:tcPr>
            <w:tcW w:w="2150" w:type="dxa"/>
            <w:vAlign w:val="center"/>
          </w:tcPr>
          <w:p w14:paraId="1FAA618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Weigh</w:t>
            </w:r>
          </w:p>
        </w:tc>
        <w:tc>
          <w:tcPr>
            <w:tcW w:w="2262" w:type="dxa"/>
            <w:vAlign w:val="center"/>
          </w:tcPr>
          <w:p w14:paraId="666C1D2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Khối lượng</w:t>
            </w:r>
          </w:p>
        </w:tc>
        <w:tc>
          <w:tcPr>
            <w:tcW w:w="1803" w:type="dxa"/>
            <w:vAlign w:val="center"/>
          </w:tcPr>
          <w:p w14:paraId="5CA6863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550" w:type="dxa"/>
            <w:vAlign w:val="center"/>
          </w:tcPr>
          <w:p w14:paraId="7B77657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E7C414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FE0F95C"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24CB43F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4D932A6" w14:textId="77777777" w:rsidTr="00BC5E32">
        <w:trPr>
          <w:trHeight w:val="363"/>
        </w:trPr>
        <w:tc>
          <w:tcPr>
            <w:tcW w:w="2150" w:type="dxa"/>
            <w:vAlign w:val="center"/>
          </w:tcPr>
          <w:p w14:paraId="3591F67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262" w:type="dxa"/>
            <w:vAlign w:val="center"/>
          </w:tcPr>
          <w:p w14:paraId="3BA986E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Dịnh danh chi nhánh</w:t>
            </w:r>
          </w:p>
        </w:tc>
        <w:tc>
          <w:tcPr>
            <w:tcW w:w="1803" w:type="dxa"/>
            <w:vAlign w:val="center"/>
          </w:tcPr>
          <w:p w14:paraId="71A92AE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01E0AC3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33BF6BA" w14:textId="77777777" w:rsidR="00C956FC" w:rsidRPr="00C60B13" w:rsidRDefault="001A145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4E750641"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7A7DBD6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14:paraId="5FF7942F" w14:textId="77777777" w:rsidTr="00BC5E32">
        <w:trPr>
          <w:trHeight w:val="363"/>
        </w:trPr>
        <w:tc>
          <w:tcPr>
            <w:tcW w:w="2150" w:type="dxa"/>
            <w:vAlign w:val="center"/>
          </w:tcPr>
          <w:p w14:paraId="5B78F6B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ModifiedDate</w:t>
            </w:r>
          </w:p>
        </w:tc>
        <w:tc>
          <w:tcPr>
            <w:tcW w:w="2262" w:type="dxa"/>
            <w:vAlign w:val="center"/>
          </w:tcPr>
          <w:p w14:paraId="4A9E110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Thời gian sửa đổi</w:t>
            </w:r>
          </w:p>
        </w:tc>
        <w:tc>
          <w:tcPr>
            <w:tcW w:w="1803" w:type="dxa"/>
            <w:vAlign w:val="center"/>
          </w:tcPr>
          <w:p w14:paraId="2D0093D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0A334A9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CC2176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D09280E"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1352865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82E6076" w14:textId="77777777" w:rsidTr="00BC5E32">
        <w:trPr>
          <w:trHeight w:val="363"/>
        </w:trPr>
        <w:tc>
          <w:tcPr>
            <w:tcW w:w="2150" w:type="dxa"/>
            <w:vAlign w:val="center"/>
          </w:tcPr>
          <w:p w14:paraId="37FCC93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262" w:type="dxa"/>
            <w:vAlign w:val="center"/>
          </w:tcPr>
          <w:p w14:paraId="77BFD2F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sửa đổi</w:t>
            </w:r>
          </w:p>
        </w:tc>
        <w:tc>
          <w:tcPr>
            <w:tcW w:w="1803" w:type="dxa"/>
            <w:vAlign w:val="center"/>
          </w:tcPr>
          <w:p w14:paraId="150C357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106C5F91"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89AF3C7"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B86D250"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5E3F29A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81C0118" w14:textId="77777777" w:rsidTr="00BC5E32">
        <w:trPr>
          <w:trHeight w:val="363"/>
        </w:trPr>
        <w:tc>
          <w:tcPr>
            <w:tcW w:w="2150" w:type="dxa"/>
            <w:vAlign w:val="center"/>
          </w:tcPr>
          <w:p w14:paraId="6637527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w:t>
            </w:r>
          </w:p>
        </w:tc>
        <w:tc>
          <w:tcPr>
            <w:tcW w:w="2262" w:type="dxa"/>
            <w:vAlign w:val="center"/>
          </w:tcPr>
          <w:p w14:paraId="7362FFD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803" w:type="dxa"/>
            <w:vAlign w:val="center"/>
          </w:tcPr>
          <w:p w14:paraId="37FD8A7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Decimal(18,8)</w:t>
            </w:r>
          </w:p>
        </w:tc>
        <w:tc>
          <w:tcPr>
            <w:tcW w:w="550" w:type="dxa"/>
            <w:vAlign w:val="center"/>
          </w:tcPr>
          <w:p w14:paraId="14B5A2E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737C0E1"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0EF315C"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0345640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D56CBB9" w14:textId="77777777" w:rsidTr="00BC5E32">
        <w:trPr>
          <w:trHeight w:val="363"/>
        </w:trPr>
        <w:tc>
          <w:tcPr>
            <w:tcW w:w="2150" w:type="dxa"/>
            <w:vAlign w:val="center"/>
          </w:tcPr>
          <w:p w14:paraId="0562BC4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Material</w:t>
            </w:r>
          </w:p>
        </w:tc>
        <w:tc>
          <w:tcPr>
            <w:tcW w:w="2262" w:type="dxa"/>
            <w:vAlign w:val="center"/>
          </w:tcPr>
          <w:p w14:paraId="37DECAD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Nguyên liệu</w:t>
            </w:r>
          </w:p>
        </w:tc>
        <w:tc>
          <w:tcPr>
            <w:tcW w:w="1803" w:type="dxa"/>
            <w:vAlign w:val="center"/>
          </w:tcPr>
          <w:p w14:paraId="7919418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58F479B7"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5EE440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0B3FB76"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63C2A59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50AF4C1" w14:textId="77777777" w:rsidTr="00BC5E32">
        <w:trPr>
          <w:trHeight w:val="363"/>
        </w:trPr>
        <w:tc>
          <w:tcPr>
            <w:tcW w:w="2150" w:type="dxa"/>
            <w:vAlign w:val="center"/>
          </w:tcPr>
          <w:p w14:paraId="45D2517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SalePrice</w:t>
            </w:r>
          </w:p>
        </w:tc>
        <w:tc>
          <w:tcPr>
            <w:tcW w:w="2262" w:type="dxa"/>
            <w:vAlign w:val="center"/>
          </w:tcPr>
          <w:p w14:paraId="308B691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bán</w:t>
            </w:r>
          </w:p>
        </w:tc>
        <w:tc>
          <w:tcPr>
            <w:tcW w:w="1803" w:type="dxa"/>
            <w:vAlign w:val="center"/>
          </w:tcPr>
          <w:p w14:paraId="6F4A852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14:paraId="18E3B437"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285638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248A2DE"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379CCA5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01B4235" w14:textId="77777777" w:rsidTr="00BC5E32">
        <w:trPr>
          <w:trHeight w:val="363"/>
        </w:trPr>
        <w:tc>
          <w:tcPr>
            <w:tcW w:w="2150" w:type="dxa"/>
            <w:vAlign w:val="center"/>
          </w:tcPr>
          <w:p w14:paraId="605C3A5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PurchasePrice</w:t>
            </w:r>
          </w:p>
        </w:tc>
        <w:tc>
          <w:tcPr>
            <w:tcW w:w="2262" w:type="dxa"/>
            <w:vAlign w:val="center"/>
          </w:tcPr>
          <w:p w14:paraId="4D38396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03" w:type="dxa"/>
            <w:vAlign w:val="center"/>
          </w:tcPr>
          <w:p w14:paraId="010038E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14:paraId="0092FC9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1F1C39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2E951CE"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5BF4242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45C2B84" w14:textId="77777777" w:rsidTr="00BC5E32">
        <w:trPr>
          <w:trHeight w:val="363"/>
        </w:trPr>
        <w:tc>
          <w:tcPr>
            <w:tcW w:w="2150" w:type="dxa"/>
            <w:vAlign w:val="center"/>
          </w:tcPr>
          <w:p w14:paraId="70C7CFE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InitialPrice</w:t>
            </w:r>
          </w:p>
        </w:tc>
        <w:tc>
          <w:tcPr>
            <w:tcW w:w="2262" w:type="dxa"/>
            <w:vAlign w:val="center"/>
          </w:tcPr>
          <w:p w14:paraId="3C7EE8C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khởi tạo</w:t>
            </w:r>
          </w:p>
        </w:tc>
        <w:tc>
          <w:tcPr>
            <w:tcW w:w="1803" w:type="dxa"/>
            <w:vAlign w:val="center"/>
          </w:tcPr>
          <w:p w14:paraId="6BB4951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50" w:type="dxa"/>
            <w:vAlign w:val="center"/>
          </w:tcPr>
          <w:p w14:paraId="09C9B203"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9BED85C"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97F0EE6"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2A6B605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46A7475" w14:textId="77777777" w:rsidTr="00BC5E32">
        <w:trPr>
          <w:trHeight w:val="363"/>
        </w:trPr>
        <w:tc>
          <w:tcPr>
            <w:tcW w:w="2150" w:type="dxa"/>
            <w:vAlign w:val="center"/>
          </w:tcPr>
          <w:p w14:paraId="0EFE6A7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UnitName</w:t>
            </w:r>
          </w:p>
        </w:tc>
        <w:tc>
          <w:tcPr>
            <w:tcW w:w="2262" w:type="dxa"/>
            <w:vAlign w:val="center"/>
          </w:tcPr>
          <w:p w14:paraId="5146B59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đơn vị</w:t>
            </w:r>
          </w:p>
        </w:tc>
        <w:tc>
          <w:tcPr>
            <w:tcW w:w="1803" w:type="dxa"/>
            <w:vAlign w:val="center"/>
          </w:tcPr>
          <w:p w14:paraId="20B1265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4718B23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978F2CC"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0072C4A"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3E3AE4D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FFDE517" w14:textId="77777777" w:rsidTr="00BC5E32">
        <w:trPr>
          <w:trHeight w:val="363"/>
        </w:trPr>
        <w:tc>
          <w:tcPr>
            <w:tcW w:w="2150" w:type="dxa"/>
            <w:vAlign w:val="center"/>
          </w:tcPr>
          <w:p w14:paraId="3302909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UnitConvertRate</w:t>
            </w:r>
          </w:p>
        </w:tc>
        <w:tc>
          <w:tcPr>
            <w:tcW w:w="2262" w:type="dxa"/>
            <w:vAlign w:val="center"/>
          </w:tcPr>
          <w:p w14:paraId="04727DE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03" w:type="dxa"/>
            <w:vAlign w:val="center"/>
          </w:tcPr>
          <w:p w14:paraId="3755AAF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14:paraId="6C8D871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C84A619"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7E4C2A8"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7E0C7BF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ED36BA9" w14:textId="77777777" w:rsidTr="00BC5E32">
        <w:trPr>
          <w:trHeight w:val="363"/>
        </w:trPr>
        <w:tc>
          <w:tcPr>
            <w:tcW w:w="2150" w:type="dxa"/>
            <w:vAlign w:val="center"/>
          </w:tcPr>
          <w:p w14:paraId="0A4A7C2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ClosingQuantity</w:t>
            </w:r>
          </w:p>
        </w:tc>
        <w:tc>
          <w:tcPr>
            <w:tcW w:w="2262" w:type="dxa"/>
            <w:vAlign w:val="center"/>
          </w:tcPr>
          <w:p w14:paraId="66897AA5" w14:textId="77777777" w:rsidR="00C956FC" w:rsidRPr="00C60B13" w:rsidRDefault="00C956FC" w:rsidP="00C60B13">
            <w:pPr>
              <w:spacing w:line="360" w:lineRule="auto"/>
              <w:jc w:val="both"/>
              <w:rPr>
                <w:rFonts w:ascii="Times New Roman" w:hAnsi="Times New Roman" w:cs="Times New Roman"/>
                <w:sz w:val="28"/>
                <w:szCs w:val="28"/>
              </w:rPr>
            </w:pPr>
          </w:p>
        </w:tc>
        <w:tc>
          <w:tcPr>
            <w:tcW w:w="1803" w:type="dxa"/>
            <w:vAlign w:val="center"/>
          </w:tcPr>
          <w:p w14:paraId="4332F8A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157A5ABE"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1F7DB5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CA6EB9A"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5AA95FF7"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9588CF8" w14:textId="77777777" w:rsidTr="00BC5E32">
        <w:trPr>
          <w:trHeight w:val="363"/>
        </w:trPr>
        <w:tc>
          <w:tcPr>
            <w:tcW w:w="2150" w:type="dxa"/>
            <w:vAlign w:val="center"/>
          </w:tcPr>
          <w:p w14:paraId="7FD5FF9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2262" w:type="dxa"/>
            <w:vAlign w:val="center"/>
          </w:tcPr>
          <w:p w14:paraId="4FBA615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03" w:type="dxa"/>
            <w:vAlign w:val="center"/>
          </w:tcPr>
          <w:p w14:paraId="3C348C8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4700466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098AC3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2C137D9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14:paraId="02C4F78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14:paraId="4FB30784" w14:textId="77777777" w:rsidTr="00BC5E32">
        <w:trPr>
          <w:trHeight w:val="363"/>
        </w:trPr>
        <w:tc>
          <w:tcPr>
            <w:tcW w:w="2150" w:type="dxa"/>
            <w:vAlign w:val="center"/>
          </w:tcPr>
          <w:p w14:paraId="3524F64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Image1</w:t>
            </w:r>
          </w:p>
        </w:tc>
        <w:tc>
          <w:tcPr>
            <w:tcW w:w="2262" w:type="dxa"/>
            <w:vAlign w:val="center"/>
          </w:tcPr>
          <w:p w14:paraId="660855F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1</w:t>
            </w:r>
          </w:p>
        </w:tc>
        <w:tc>
          <w:tcPr>
            <w:tcW w:w="1803" w:type="dxa"/>
            <w:vAlign w:val="center"/>
          </w:tcPr>
          <w:p w14:paraId="68D68E3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0A1BAC21"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2A72C07"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250F1AB"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365400E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BD0F829" w14:textId="77777777" w:rsidTr="00BC5E32">
        <w:trPr>
          <w:trHeight w:val="363"/>
        </w:trPr>
        <w:tc>
          <w:tcPr>
            <w:tcW w:w="2150" w:type="dxa"/>
            <w:vAlign w:val="center"/>
          </w:tcPr>
          <w:p w14:paraId="223420E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Image2</w:t>
            </w:r>
          </w:p>
        </w:tc>
        <w:tc>
          <w:tcPr>
            <w:tcW w:w="2262" w:type="dxa"/>
            <w:vAlign w:val="center"/>
          </w:tcPr>
          <w:p w14:paraId="44DE2DF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2</w:t>
            </w:r>
          </w:p>
        </w:tc>
        <w:tc>
          <w:tcPr>
            <w:tcW w:w="1803" w:type="dxa"/>
            <w:vAlign w:val="center"/>
          </w:tcPr>
          <w:p w14:paraId="1A96D2A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271BE354"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3ECC9C1"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E04F2D0"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7EE3FF9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79CC851" w14:textId="77777777" w:rsidTr="00BC5E32">
        <w:trPr>
          <w:trHeight w:val="363"/>
        </w:trPr>
        <w:tc>
          <w:tcPr>
            <w:tcW w:w="2150" w:type="dxa"/>
            <w:vAlign w:val="center"/>
          </w:tcPr>
          <w:p w14:paraId="6ACCE84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Image3</w:t>
            </w:r>
          </w:p>
        </w:tc>
        <w:tc>
          <w:tcPr>
            <w:tcW w:w="2262" w:type="dxa"/>
            <w:vAlign w:val="center"/>
          </w:tcPr>
          <w:p w14:paraId="51F7CC2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3</w:t>
            </w:r>
          </w:p>
        </w:tc>
        <w:tc>
          <w:tcPr>
            <w:tcW w:w="1803" w:type="dxa"/>
            <w:vAlign w:val="center"/>
          </w:tcPr>
          <w:p w14:paraId="2A5FBE6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36190F4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A6CBD2F"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8A2A777"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52FF4F9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9393735" w14:textId="77777777" w:rsidTr="00BC5E32">
        <w:trPr>
          <w:trHeight w:val="363"/>
        </w:trPr>
        <w:tc>
          <w:tcPr>
            <w:tcW w:w="2150" w:type="dxa"/>
            <w:vAlign w:val="center"/>
          </w:tcPr>
          <w:p w14:paraId="44BDA65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Image4</w:t>
            </w:r>
          </w:p>
        </w:tc>
        <w:tc>
          <w:tcPr>
            <w:tcW w:w="2262" w:type="dxa"/>
            <w:vAlign w:val="center"/>
          </w:tcPr>
          <w:p w14:paraId="3AA2319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Đường dẫn ảnh 4</w:t>
            </w:r>
          </w:p>
        </w:tc>
        <w:tc>
          <w:tcPr>
            <w:tcW w:w="1803" w:type="dxa"/>
            <w:vAlign w:val="center"/>
          </w:tcPr>
          <w:p w14:paraId="7B544DB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6C36F8C4"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3F25E8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4214D77"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1CA5A1B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717310E" w14:textId="77777777" w:rsidTr="00BC5E32">
        <w:trPr>
          <w:trHeight w:val="363"/>
        </w:trPr>
        <w:tc>
          <w:tcPr>
            <w:tcW w:w="2150" w:type="dxa"/>
            <w:vAlign w:val="center"/>
          </w:tcPr>
          <w:p w14:paraId="4307A44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262" w:type="dxa"/>
            <w:vAlign w:val="center"/>
          </w:tcPr>
          <w:p w14:paraId="1736F2B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14:paraId="320A410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4E6D8E9F"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C0544E0"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1301A6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98" w:type="dxa"/>
            <w:vAlign w:val="center"/>
          </w:tcPr>
          <w:p w14:paraId="3D725AE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11B3A14" w14:textId="77777777" w:rsidTr="00BC5E32">
        <w:trPr>
          <w:trHeight w:val="363"/>
        </w:trPr>
        <w:tc>
          <w:tcPr>
            <w:tcW w:w="2150" w:type="dxa"/>
            <w:vAlign w:val="center"/>
          </w:tcPr>
          <w:p w14:paraId="7FC1C2B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MinimumInventory</w:t>
            </w:r>
          </w:p>
        </w:tc>
        <w:tc>
          <w:tcPr>
            <w:tcW w:w="2262" w:type="dxa"/>
            <w:vAlign w:val="center"/>
          </w:tcPr>
          <w:p w14:paraId="475713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thiểu</w:t>
            </w:r>
          </w:p>
        </w:tc>
        <w:tc>
          <w:tcPr>
            <w:tcW w:w="1803" w:type="dxa"/>
            <w:vAlign w:val="center"/>
          </w:tcPr>
          <w:p w14:paraId="72A684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14:paraId="79489A99"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15FE4E0"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6DC6AFA"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5100A73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7A15C76" w14:textId="77777777" w:rsidTr="00BC5E32">
        <w:trPr>
          <w:trHeight w:val="363"/>
        </w:trPr>
        <w:tc>
          <w:tcPr>
            <w:tcW w:w="2150" w:type="dxa"/>
            <w:vAlign w:val="center"/>
          </w:tcPr>
          <w:p w14:paraId="2C8FCFF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MaximumInventory</w:t>
            </w:r>
          </w:p>
        </w:tc>
        <w:tc>
          <w:tcPr>
            <w:tcW w:w="2262" w:type="dxa"/>
            <w:vAlign w:val="center"/>
          </w:tcPr>
          <w:p w14:paraId="242AAB4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tối đa</w:t>
            </w:r>
          </w:p>
        </w:tc>
        <w:tc>
          <w:tcPr>
            <w:tcW w:w="1803" w:type="dxa"/>
            <w:vAlign w:val="center"/>
          </w:tcPr>
          <w:p w14:paraId="13FA57A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550" w:type="dxa"/>
            <w:vAlign w:val="center"/>
          </w:tcPr>
          <w:p w14:paraId="060181B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2DA912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5FFD4DF" w14:textId="77777777" w:rsidR="00C956FC" w:rsidRPr="00C60B13" w:rsidRDefault="00C956FC" w:rsidP="00C60B13">
            <w:pPr>
              <w:spacing w:line="360" w:lineRule="auto"/>
              <w:jc w:val="both"/>
              <w:rPr>
                <w:rFonts w:ascii="Times New Roman" w:hAnsi="Times New Roman" w:cs="Times New Roman"/>
                <w:sz w:val="28"/>
                <w:szCs w:val="28"/>
              </w:rPr>
            </w:pPr>
          </w:p>
        </w:tc>
        <w:tc>
          <w:tcPr>
            <w:tcW w:w="1498" w:type="dxa"/>
            <w:vAlign w:val="center"/>
          </w:tcPr>
          <w:p w14:paraId="129635F9" w14:textId="77777777" w:rsidR="00C956FC" w:rsidRPr="00C60B13" w:rsidRDefault="00C956FC" w:rsidP="00C60B13">
            <w:pPr>
              <w:spacing w:line="360" w:lineRule="auto"/>
              <w:jc w:val="both"/>
              <w:rPr>
                <w:rFonts w:ascii="Times New Roman" w:hAnsi="Times New Roman" w:cs="Times New Roman"/>
                <w:sz w:val="28"/>
                <w:szCs w:val="28"/>
              </w:rPr>
            </w:pPr>
          </w:p>
        </w:tc>
      </w:tr>
    </w:tbl>
    <w:p w14:paraId="7464EDE3" w14:textId="77777777" w:rsidR="00C956FC" w:rsidRPr="00C60B13" w:rsidRDefault="00C956FC" w:rsidP="00C60B13">
      <w:pPr>
        <w:spacing w:line="360" w:lineRule="auto"/>
        <w:jc w:val="both"/>
        <w:rPr>
          <w:rFonts w:ascii="Times New Roman" w:hAnsi="Times New Roman" w:cs="Times New Roman"/>
          <w:sz w:val="28"/>
          <w:szCs w:val="28"/>
        </w:rPr>
      </w:pPr>
    </w:p>
    <w:p w14:paraId="5F07013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593DDC" w:rsidRPr="00C60B13">
        <w:rPr>
          <w:rFonts w:ascii="Times New Roman" w:hAnsi="Times New Roman" w:cs="Times New Roman"/>
          <w:sz w:val="28"/>
          <w:szCs w:val="28"/>
        </w:rPr>
        <w:t>.3</w:t>
      </w:r>
      <w:r w:rsidRPr="00C60B13">
        <w:rPr>
          <w:rFonts w:ascii="Times New Roman" w:hAnsi="Times New Roman" w:cs="Times New Roman"/>
          <w:sz w:val="28"/>
          <w:szCs w:val="28"/>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C60B13" w14:paraId="5FCB1E3C" w14:textId="77777777" w:rsidTr="008552C1">
        <w:trPr>
          <w:trHeight w:val="363"/>
        </w:trPr>
        <w:tc>
          <w:tcPr>
            <w:tcW w:w="1980" w:type="dxa"/>
            <w:shd w:val="clear" w:color="auto" w:fill="F2F2F2" w:themeFill="background1" w:themeFillShade="F2"/>
            <w:vAlign w:val="center"/>
          </w:tcPr>
          <w:p w14:paraId="2AC5AC0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48" w:type="dxa"/>
            <w:shd w:val="clear" w:color="auto" w:fill="F2F2F2" w:themeFill="background1" w:themeFillShade="F2"/>
            <w:vAlign w:val="center"/>
          </w:tcPr>
          <w:p w14:paraId="7C64C88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979" w:type="dxa"/>
            <w:shd w:val="clear" w:color="auto" w:fill="F2F2F2" w:themeFill="background1" w:themeFillShade="F2"/>
            <w:vAlign w:val="center"/>
          </w:tcPr>
          <w:p w14:paraId="416EC4C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9" w:type="dxa"/>
            <w:shd w:val="clear" w:color="auto" w:fill="F2F2F2" w:themeFill="background1" w:themeFillShade="F2"/>
            <w:vAlign w:val="center"/>
          </w:tcPr>
          <w:p w14:paraId="517FF45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14:paraId="34CE671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14:paraId="6D56500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2" w:type="dxa"/>
            <w:shd w:val="clear" w:color="auto" w:fill="F2F2F2" w:themeFill="background1" w:themeFillShade="F2"/>
            <w:vAlign w:val="center"/>
          </w:tcPr>
          <w:p w14:paraId="2349C30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8552C1" w:rsidRPr="00C60B13" w14:paraId="2746F479" w14:textId="77777777" w:rsidTr="008552C1">
        <w:trPr>
          <w:trHeight w:val="363"/>
        </w:trPr>
        <w:tc>
          <w:tcPr>
            <w:tcW w:w="1980" w:type="dxa"/>
            <w:vAlign w:val="center"/>
          </w:tcPr>
          <w:p w14:paraId="0E53BCF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848" w:type="dxa"/>
            <w:vAlign w:val="center"/>
          </w:tcPr>
          <w:p w14:paraId="3D85090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979" w:type="dxa"/>
            <w:vAlign w:val="center"/>
          </w:tcPr>
          <w:p w14:paraId="33B90FD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14:paraId="5DA175F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14:paraId="16372374"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5C57DEB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2" w:type="dxa"/>
            <w:vAlign w:val="center"/>
          </w:tcPr>
          <w:p w14:paraId="32093BC6"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1586A555" w14:textId="77777777" w:rsidTr="008552C1">
        <w:trPr>
          <w:trHeight w:val="363"/>
        </w:trPr>
        <w:tc>
          <w:tcPr>
            <w:tcW w:w="1980" w:type="dxa"/>
            <w:vAlign w:val="center"/>
          </w:tcPr>
          <w:p w14:paraId="681D7BC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ObjectCode</w:t>
            </w:r>
          </w:p>
        </w:tc>
        <w:tc>
          <w:tcPr>
            <w:tcW w:w="1848" w:type="dxa"/>
            <w:vAlign w:val="center"/>
          </w:tcPr>
          <w:p w14:paraId="4E2184F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đối tượng</w:t>
            </w:r>
          </w:p>
        </w:tc>
        <w:tc>
          <w:tcPr>
            <w:tcW w:w="1979" w:type="dxa"/>
            <w:vAlign w:val="center"/>
          </w:tcPr>
          <w:p w14:paraId="76F7AAA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14:paraId="165A090F"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71A2FD6"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62A9DEBC"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29D2C2C4"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48432115" w14:textId="77777777" w:rsidTr="008552C1">
        <w:trPr>
          <w:trHeight w:val="380"/>
        </w:trPr>
        <w:tc>
          <w:tcPr>
            <w:tcW w:w="1980" w:type="dxa"/>
            <w:vAlign w:val="center"/>
          </w:tcPr>
          <w:p w14:paraId="6981765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848" w:type="dxa"/>
            <w:vAlign w:val="center"/>
          </w:tcPr>
          <w:p w14:paraId="26A58D8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979" w:type="dxa"/>
            <w:vAlign w:val="center"/>
          </w:tcPr>
          <w:p w14:paraId="3832FDB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14:paraId="173BF328"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1EBF64F"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455180F"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4F88A588"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6274002B" w14:textId="77777777" w:rsidTr="008552C1">
        <w:trPr>
          <w:trHeight w:val="363"/>
        </w:trPr>
        <w:tc>
          <w:tcPr>
            <w:tcW w:w="1980" w:type="dxa"/>
            <w:vAlign w:val="center"/>
          </w:tcPr>
          <w:p w14:paraId="5258F1D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848" w:type="dxa"/>
            <w:vAlign w:val="center"/>
          </w:tcPr>
          <w:p w14:paraId="39422BA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979" w:type="dxa"/>
            <w:vAlign w:val="center"/>
          </w:tcPr>
          <w:p w14:paraId="3A90A29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14:paraId="59BB6D26"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6573E46"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5BFCB362"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087A9A09"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383B30B4" w14:textId="77777777" w:rsidTr="008552C1">
        <w:trPr>
          <w:trHeight w:val="363"/>
        </w:trPr>
        <w:tc>
          <w:tcPr>
            <w:tcW w:w="1980" w:type="dxa"/>
            <w:vAlign w:val="center"/>
          </w:tcPr>
          <w:p w14:paraId="1737549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Tel</w:t>
            </w:r>
          </w:p>
        </w:tc>
        <w:tc>
          <w:tcPr>
            <w:tcW w:w="1848" w:type="dxa"/>
            <w:vAlign w:val="center"/>
          </w:tcPr>
          <w:p w14:paraId="40B56FC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điện thoại</w:t>
            </w:r>
          </w:p>
        </w:tc>
        <w:tc>
          <w:tcPr>
            <w:tcW w:w="1979" w:type="dxa"/>
            <w:vAlign w:val="center"/>
          </w:tcPr>
          <w:p w14:paraId="0B8D613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14:paraId="49D61DA4"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363C070D"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37E75BD5"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41BAD99D"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0A92B641" w14:textId="77777777" w:rsidTr="008552C1">
        <w:trPr>
          <w:trHeight w:val="363"/>
        </w:trPr>
        <w:tc>
          <w:tcPr>
            <w:tcW w:w="1980" w:type="dxa"/>
            <w:vAlign w:val="center"/>
          </w:tcPr>
          <w:p w14:paraId="51C84CF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BankAccount</w:t>
            </w:r>
          </w:p>
        </w:tc>
        <w:tc>
          <w:tcPr>
            <w:tcW w:w="1848" w:type="dxa"/>
            <w:vAlign w:val="center"/>
          </w:tcPr>
          <w:p w14:paraId="0C3DAF4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Tài khoản ngân hàng</w:t>
            </w:r>
          </w:p>
        </w:tc>
        <w:tc>
          <w:tcPr>
            <w:tcW w:w="1979" w:type="dxa"/>
            <w:vAlign w:val="center"/>
          </w:tcPr>
          <w:p w14:paraId="357AAA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14:paraId="3DFE5E1D"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26D4CD5"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16298077"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51321D16"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5D60EEC5" w14:textId="77777777" w:rsidTr="008552C1">
        <w:trPr>
          <w:trHeight w:val="363"/>
        </w:trPr>
        <w:tc>
          <w:tcPr>
            <w:tcW w:w="1980" w:type="dxa"/>
            <w:vAlign w:val="center"/>
          </w:tcPr>
          <w:p w14:paraId="3966864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BankName</w:t>
            </w:r>
          </w:p>
        </w:tc>
        <w:tc>
          <w:tcPr>
            <w:tcW w:w="1848" w:type="dxa"/>
            <w:vAlign w:val="center"/>
          </w:tcPr>
          <w:p w14:paraId="2D39064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ngân hàng</w:t>
            </w:r>
          </w:p>
        </w:tc>
        <w:tc>
          <w:tcPr>
            <w:tcW w:w="1979" w:type="dxa"/>
            <w:vAlign w:val="center"/>
          </w:tcPr>
          <w:p w14:paraId="7FB311D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14:paraId="13C00720"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48DE1C15"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BE83A15"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6708F30C"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01C33D26" w14:textId="77777777" w:rsidTr="008552C1">
        <w:trPr>
          <w:trHeight w:val="363"/>
        </w:trPr>
        <w:tc>
          <w:tcPr>
            <w:tcW w:w="1980" w:type="dxa"/>
            <w:vAlign w:val="center"/>
          </w:tcPr>
          <w:p w14:paraId="6AB4EC7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TaxCode</w:t>
            </w:r>
          </w:p>
        </w:tc>
        <w:tc>
          <w:tcPr>
            <w:tcW w:w="1848" w:type="dxa"/>
            <w:vAlign w:val="center"/>
          </w:tcPr>
          <w:p w14:paraId="39E1209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thuế</w:t>
            </w:r>
          </w:p>
        </w:tc>
        <w:tc>
          <w:tcPr>
            <w:tcW w:w="1979" w:type="dxa"/>
            <w:vAlign w:val="center"/>
          </w:tcPr>
          <w:p w14:paraId="0CAD49D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14:paraId="6EF72515"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A567E42"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336658C"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58E26ED8"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119CE3C0" w14:textId="77777777" w:rsidTr="008552C1">
        <w:trPr>
          <w:trHeight w:val="363"/>
        </w:trPr>
        <w:tc>
          <w:tcPr>
            <w:tcW w:w="1980" w:type="dxa"/>
            <w:vAlign w:val="center"/>
          </w:tcPr>
          <w:p w14:paraId="3A0D9BC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848" w:type="dxa"/>
            <w:vAlign w:val="center"/>
          </w:tcPr>
          <w:p w14:paraId="371D9A8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Email</w:t>
            </w:r>
          </w:p>
        </w:tc>
        <w:tc>
          <w:tcPr>
            <w:tcW w:w="1979" w:type="dxa"/>
            <w:vAlign w:val="center"/>
          </w:tcPr>
          <w:p w14:paraId="05BEF6B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709" w:type="dxa"/>
            <w:vAlign w:val="center"/>
          </w:tcPr>
          <w:p w14:paraId="0A0C1FCE"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E2CDA56"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69C0C711"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23A1CF5D"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6E9F73F3" w14:textId="77777777" w:rsidTr="008552C1">
        <w:trPr>
          <w:trHeight w:val="363"/>
        </w:trPr>
        <w:tc>
          <w:tcPr>
            <w:tcW w:w="1980" w:type="dxa"/>
            <w:vAlign w:val="center"/>
          </w:tcPr>
          <w:p w14:paraId="4ADA02B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848" w:type="dxa"/>
            <w:vAlign w:val="center"/>
          </w:tcPr>
          <w:p w14:paraId="28A7B2C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979" w:type="dxa"/>
            <w:vAlign w:val="center"/>
          </w:tcPr>
          <w:p w14:paraId="4483276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14:paraId="768B9ED0"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5589030"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11A080BE"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5577C3CD"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207DDA58" w14:textId="77777777" w:rsidTr="008552C1">
        <w:trPr>
          <w:trHeight w:val="363"/>
        </w:trPr>
        <w:tc>
          <w:tcPr>
            <w:tcW w:w="1980" w:type="dxa"/>
            <w:vAlign w:val="center"/>
          </w:tcPr>
          <w:p w14:paraId="7630215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BirthdayDate</w:t>
            </w:r>
          </w:p>
        </w:tc>
        <w:tc>
          <w:tcPr>
            <w:tcW w:w="1848" w:type="dxa"/>
            <w:vAlign w:val="center"/>
          </w:tcPr>
          <w:p w14:paraId="2F7D092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Sinh</w:t>
            </w:r>
          </w:p>
        </w:tc>
        <w:tc>
          <w:tcPr>
            <w:tcW w:w="1979" w:type="dxa"/>
            <w:vAlign w:val="center"/>
          </w:tcPr>
          <w:p w14:paraId="6AD5470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14:paraId="1312CF48"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53A6BAD2"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3E59F6EF"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1C631734"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3CFD73EA" w14:textId="77777777" w:rsidTr="008552C1">
        <w:trPr>
          <w:trHeight w:val="363"/>
        </w:trPr>
        <w:tc>
          <w:tcPr>
            <w:tcW w:w="1980" w:type="dxa"/>
            <w:vAlign w:val="center"/>
          </w:tcPr>
          <w:p w14:paraId="172E1B2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AccumlativePoint</w:t>
            </w:r>
          </w:p>
        </w:tc>
        <w:tc>
          <w:tcPr>
            <w:tcW w:w="1848" w:type="dxa"/>
            <w:vAlign w:val="center"/>
          </w:tcPr>
          <w:p w14:paraId="5ED3FE4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Điểm tích lũy</w:t>
            </w:r>
          </w:p>
        </w:tc>
        <w:tc>
          <w:tcPr>
            <w:tcW w:w="1979" w:type="dxa"/>
            <w:vAlign w:val="center"/>
          </w:tcPr>
          <w:p w14:paraId="05CDFD1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14:paraId="4A72863D"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6949ED0"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E9D646F"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6722CC1D"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10A7C784" w14:textId="77777777" w:rsidTr="008552C1">
        <w:trPr>
          <w:trHeight w:val="363"/>
        </w:trPr>
        <w:tc>
          <w:tcPr>
            <w:tcW w:w="1980" w:type="dxa"/>
            <w:vAlign w:val="center"/>
          </w:tcPr>
          <w:p w14:paraId="6254A9C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Debt</w:t>
            </w:r>
          </w:p>
        </w:tc>
        <w:tc>
          <w:tcPr>
            <w:tcW w:w="1848" w:type="dxa"/>
            <w:vAlign w:val="center"/>
          </w:tcPr>
          <w:p w14:paraId="6501317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Nợ</w:t>
            </w:r>
          </w:p>
        </w:tc>
        <w:tc>
          <w:tcPr>
            <w:tcW w:w="1979" w:type="dxa"/>
            <w:vAlign w:val="center"/>
          </w:tcPr>
          <w:p w14:paraId="79D3B90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9" w:type="dxa"/>
            <w:vAlign w:val="center"/>
          </w:tcPr>
          <w:p w14:paraId="4A6F66F0"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ECCF402"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7B9BD02"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7B94A5C1"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18E91533" w14:textId="77777777" w:rsidTr="008552C1">
        <w:trPr>
          <w:trHeight w:val="363"/>
        </w:trPr>
        <w:tc>
          <w:tcPr>
            <w:tcW w:w="1980" w:type="dxa"/>
            <w:vAlign w:val="center"/>
          </w:tcPr>
          <w:p w14:paraId="0F9DC3B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c>
          <w:tcPr>
            <w:tcW w:w="1848" w:type="dxa"/>
            <w:vAlign w:val="center"/>
          </w:tcPr>
          <w:p w14:paraId="326AC04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đối tượng</w:t>
            </w:r>
          </w:p>
        </w:tc>
        <w:tc>
          <w:tcPr>
            <w:tcW w:w="1979" w:type="dxa"/>
            <w:vAlign w:val="center"/>
          </w:tcPr>
          <w:p w14:paraId="445FAB2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14:paraId="2536C473"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411B473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14:paraId="4E880835"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53AFC36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w:t>
            </w:r>
          </w:p>
        </w:tc>
      </w:tr>
      <w:tr w:rsidR="008552C1" w:rsidRPr="00C60B13" w14:paraId="42732709" w14:textId="77777777" w:rsidTr="008552C1">
        <w:trPr>
          <w:trHeight w:val="363"/>
        </w:trPr>
        <w:tc>
          <w:tcPr>
            <w:tcW w:w="1980" w:type="dxa"/>
            <w:vAlign w:val="center"/>
          </w:tcPr>
          <w:p w14:paraId="40DF0EE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848" w:type="dxa"/>
            <w:vAlign w:val="center"/>
          </w:tcPr>
          <w:p w14:paraId="484AC74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979" w:type="dxa"/>
            <w:vAlign w:val="center"/>
          </w:tcPr>
          <w:p w14:paraId="77CB93B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9" w:type="dxa"/>
            <w:vAlign w:val="center"/>
          </w:tcPr>
          <w:p w14:paraId="57EF5BD4"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4A2A744"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3EF7879D"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391A5672"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0969FAFA" w14:textId="77777777" w:rsidTr="008552C1">
        <w:trPr>
          <w:trHeight w:val="363"/>
        </w:trPr>
        <w:tc>
          <w:tcPr>
            <w:tcW w:w="1980" w:type="dxa"/>
            <w:vAlign w:val="center"/>
          </w:tcPr>
          <w:p w14:paraId="56AD530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848" w:type="dxa"/>
            <w:vAlign w:val="center"/>
          </w:tcPr>
          <w:p w14:paraId="5256BC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979" w:type="dxa"/>
            <w:vAlign w:val="center"/>
          </w:tcPr>
          <w:p w14:paraId="649CE50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709" w:type="dxa"/>
            <w:vAlign w:val="center"/>
          </w:tcPr>
          <w:p w14:paraId="720B9423"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413EE4F2"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4E1F6DA"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0BC7C1FF"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52980482" w14:textId="77777777" w:rsidTr="008552C1">
        <w:trPr>
          <w:trHeight w:val="363"/>
        </w:trPr>
        <w:tc>
          <w:tcPr>
            <w:tcW w:w="1980" w:type="dxa"/>
            <w:vAlign w:val="center"/>
          </w:tcPr>
          <w:p w14:paraId="41CE0A2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1848" w:type="dxa"/>
            <w:vAlign w:val="center"/>
          </w:tcPr>
          <w:p w14:paraId="1868895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979" w:type="dxa"/>
            <w:vAlign w:val="center"/>
          </w:tcPr>
          <w:p w14:paraId="7D6A465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14:paraId="71187E98"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53BD8015"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7E79101"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79B29200"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0FD4836B" w14:textId="77777777" w:rsidTr="008552C1">
        <w:trPr>
          <w:trHeight w:val="363"/>
        </w:trPr>
        <w:tc>
          <w:tcPr>
            <w:tcW w:w="1980" w:type="dxa"/>
            <w:vAlign w:val="center"/>
          </w:tcPr>
          <w:p w14:paraId="2CF1C87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1848" w:type="dxa"/>
            <w:vAlign w:val="center"/>
          </w:tcPr>
          <w:p w14:paraId="52A463E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979" w:type="dxa"/>
            <w:vAlign w:val="center"/>
          </w:tcPr>
          <w:p w14:paraId="0798A91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14:paraId="069BEF50"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73891A0"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40377E7E"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2BFC79AC"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7A946820" w14:textId="77777777" w:rsidTr="008552C1">
        <w:trPr>
          <w:trHeight w:val="363"/>
        </w:trPr>
        <w:tc>
          <w:tcPr>
            <w:tcW w:w="1980" w:type="dxa"/>
            <w:vAlign w:val="center"/>
          </w:tcPr>
          <w:p w14:paraId="66C261B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1848" w:type="dxa"/>
            <w:vAlign w:val="center"/>
          </w:tcPr>
          <w:p w14:paraId="4A2C362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979" w:type="dxa"/>
            <w:vAlign w:val="center"/>
          </w:tcPr>
          <w:p w14:paraId="1D271DC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9" w:type="dxa"/>
            <w:vAlign w:val="center"/>
          </w:tcPr>
          <w:p w14:paraId="00AD8B46"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CC4B035"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40A8A870"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2152A519"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7D8E39EA" w14:textId="77777777" w:rsidTr="008552C1">
        <w:trPr>
          <w:trHeight w:val="363"/>
        </w:trPr>
        <w:tc>
          <w:tcPr>
            <w:tcW w:w="1980" w:type="dxa"/>
            <w:vAlign w:val="center"/>
          </w:tcPr>
          <w:p w14:paraId="2A6B8EB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1848" w:type="dxa"/>
            <w:vAlign w:val="center"/>
          </w:tcPr>
          <w:p w14:paraId="7B4F868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979" w:type="dxa"/>
            <w:vAlign w:val="center"/>
          </w:tcPr>
          <w:p w14:paraId="34E9E1A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9" w:type="dxa"/>
            <w:vAlign w:val="center"/>
          </w:tcPr>
          <w:p w14:paraId="0B81DAFF"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FBB25A2"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199F65C9"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131090C3"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5789CE94" w14:textId="77777777" w:rsidTr="008552C1">
        <w:trPr>
          <w:trHeight w:val="363"/>
        </w:trPr>
        <w:tc>
          <w:tcPr>
            <w:tcW w:w="1980" w:type="dxa"/>
            <w:vAlign w:val="center"/>
          </w:tcPr>
          <w:p w14:paraId="5450C53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Sex</w:t>
            </w:r>
          </w:p>
        </w:tc>
        <w:tc>
          <w:tcPr>
            <w:tcW w:w="1848" w:type="dxa"/>
            <w:vAlign w:val="center"/>
          </w:tcPr>
          <w:p w14:paraId="39AB791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Giới tính</w:t>
            </w:r>
          </w:p>
        </w:tc>
        <w:tc>
          <w:tcPr>
            <w:tcW w:w="1979" w:type="dxa"/>
            <w:vAlign w:val="center"/>
          </w:tcPr>
          <w:p w14:paraId="02526A7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Nchar(10)</w:t>
            </w:r>
          </w:p>
        </w:tc>
        <w:tc>
          <w:tcPr>
            <w:tcW w:w="709" w:type="dxa"/>
            <w:vAlign w:val="center"/>
          </w:tcPr>
          <w:p w14:paraId="2ECA0BCD"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8338B66"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C777CF5"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5F017F9F"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5D76A8BC" w14:textId="77777777" w:rsidTr="008552C1">
        <w:trPr>
          <w:trHeight w:val="363"/>
        </w:trPr>
        <w:tc>
          <w:tcPr>
            <w:tcW w:w="1980" w:type="dxa"/>
            <w:vAlign w:val="center"/>
          </w:tcPr>
          <w:p w14:paraId="5CC6D91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ObjectDistrict</w:t>
            </w:r>
          </w:p>
        </w:tc>
        <w:tc>
          <w:tcPr>
            <w:tcW w:w="1848" w:type="dxa"/>
            <w:vAlign w:val="center"/>
          </w:tcPr>
          <w:p w14:paraId="5383DCB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Huyện</w:t>
            </w:r>
          </w:p>
        </w:tc>
        <w:tc>
          <w:tcPr>
            <w:tcW w:w="1979" w:type="dxa"/>
            <w:vAlign w:val="center"/>
          </w:tcPr>
          <w:p w14:paraId="04B82923" w14:textId="77777777"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14:paraId="280EDB77"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5D061D19"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4E97431D"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1BF6931E"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3BCE3E5B" w14:textId="77777777" w:rsidTr="008552C1">
        <w:trPr>
          <w:trHeight w:val="363"/>
        </w:trPr>
        <w:tc>
          <w:tcPr>
            <w:tcW w:w="1980" w:type="dxa"/>
            <w:vAlign w:val="center"/>
          </w:tcPr>
          <w:p w14:paraId="2C340F0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ObjectWard</w:t>
            </w:r>
          </w:p>
        </w:tc>
        <w:tc>
          <w:tcPr>
            <w:tcW w:w="1848" w:type="dxa"/>
            <w:vAlign w:val="center"/>
          </w:tcPr>
          <w:p w14:paraId="6431A4D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979" w:type="dxa"/>
            <w:vAlign w:val="center"/>
          </w:tcPr>
          <w:p w14:paraId="5F8D740A" w14:textId="77777777" w:rsidR="00C956FC" w:rsidRPr="00C60B13" w:rsidRDefault="008357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9" w:type="dxa"/>
            <w:vAlign w:val="center"/>
          </w:tcPr>
          <w:p w14:paraId="50A99CB7"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5EE06B4"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6783E248"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498CDB84"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59F0BB50" w14:textId="77777777" w:rsidTr="008552C1">
        <w:trPr>
          <w:trHeight w:val="363"/>
        </w:trPr>
        <w:tc>
          <w:tcPr>
            <w:tcW w:w="1980" w:type="dxa"/>
            <w:vAlign w:val="center"/>
          </w:tcPr>
          <w:p w14:paraId="723AF60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BranchID</w:t>
            </w:r>
          </w:p>
        </w:tc>
        <w:tc>
          <w:tcPr>
            <w:tcW w:w="1848" w:type="dxa"/>
            <w:vAlign w:val="center"/>
          </w:tcPr>
          <w:p w14:paraId="5AFC997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dang chi nhánh</w:t>
            </w:r>
          </w:p>
        </w:tc>
        <w:tc>
          <w:tcPr>
            <w:tcW w:w="1979" w:type="dxa"/>
            <w:vAlign w:val="center"/>
          </w:tcPr>
          <w:p w14:paraId="27987C6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14:paraId="1FE9D6F6"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8E856C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14:paraId="3456386F"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6ABFC4E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8552C1" w:rsidRPr="00C60B13" w14:paraId="2ACB327C" w14:textId="77777777" w:rsidTr="008552C1">
        <w:trPr>
          <w:trHeight w:val="363"/>
        </w:trPr>
        <w:tc>
          <w:tcPr>
            <w:tcW w:w="1980" w:type="dxa"/>
            <w:vAlign w:val="center"/>
          </w:tcPr>
          <w:p w14:paraId="034EC22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ApplyIncentives</w:t>
            </w:r>
          </w:p>
        </w:tc>
        <w:tc>
          <w:tcPr>
            <w:tcW w:w="1848" w:type="dxa"/>
            <w:vAlign w:val="center"/>
          </w:tcPr>
          <w:p w14:paraId="7F7B470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Áp dụng ưu đãi</w:t>
            </w:r>
          </w:p>
        </w:tc>
        <w:tc>
          <w:tcPr>
            <w:tcW w:w="1979" w:type="dxa"/>
            <w:vAlign w:val="center"/>
          </w:tcPr>
          <w:p w14:paraId="3761CBB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14:paraId="3DD0FDFA"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5AC3923"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B18BAFA"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4EC9B254"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0CCB7AC3" w14:textId="77777777" w:rsidTr="008552C1">
        <w:trPr>
          <w:trHeight w:val="363"/>
        </w:trPr>
        <w:tc>
          <w:tcPr>
            <w:tcW w:w="1980" w:type="dxa"/>
            <w:vAlign w:val="center"/>
          </w:tcPr>
          <w:p w14:paraId="505C7D1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PricePolicyDefault</w:t>
            </w:r>
          </w:p>
        </w:tc>
        <w:tc>
          <w:tcPr>
            <w:tcW w:w="1848" w:type="dxa"/>
            <w:vAlign w:val="center"/>
          </w:tcPr>
          <w:p w14:paraId="07379E1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 mặc định</w:t>
            </w:r>
          </w:p>
        </w:tc>
        <w:tc>
          <w:tcPr>
            <w:tcW w:w="1979" w:type="dxa"/>
            <w:vAlign w:val="center"/>
          </w:tcPr>
          <w:p w14:paraId="7BB9B8A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14:paraId="1EEE54CF"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38385733"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64761CBC"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22395701"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5AF178FB" w14:textId="77777777" w:rsidTr="008552C1">
        <w:trPr>
          <w:trHeight w:val="363"/>
        </w:trPr>
        <w:tc>
          <w:tcPr>
            <w:tcW w:w="1980" w:type="dxa"/>
            <w:vAlign w:val="center"/>
          </w:tcPr>
          <w:p w14:paraId="7531438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TaxRateDefault</w:t>
            </w:r>
          </w:p>
        </w:tc>
        <w:tc>
          <w:tcPr>
            <w:tcW w:w="1848" w:type="dxa"/>
            <w:vAlign w:val="center"/>
          </w:tcPr>
          <w:p w14:paraId="7DF9B20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mặc định</w:t>
            </w:r>
          </w:p>
        </w:tc>
        <w:tc>
          <w:tcPr>
            <w:tcW w:w="1979" w:type="dxa"/>
            <w:vAlign w:val="center"/>
          </w:tcPr>
          <w:p w14:paraId="6F303BD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14:paraId="2873A974"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8388999"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C03B735"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25983337"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020AD06E" w14:textId="77777777" w:rsidTr="008552C1">
        <w:trPr>
          <w:trHeight w:val="363"/>
        </w:trPr>
        <w:tc>
          <w:tcPr>
            <w:tcW w:w="1980" w:type="dxa"/>
            <w:vAlign w:val="center"/>
          </w:tcPr>
          <w:p w14:paraId="7CBB114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DiscountRateDefault</w:t>
            </w:r>
          </w:p>
        </w:tc>
        <w:tc>
          <w:tcPr>
            <w:tcW w:w="1848" w:type="dxa"/>
            <w:vAlign w:val="center"/>
          </w:tcPr>
          <w:p w14:paraId="2F9266F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mặc định</w:t>
            </w:r>
          </w:p>
        </w:tc>
        <w:tc>
          <w:tcPr>
            <w:tcW w:w="1979" w:type="dxa"/>
            <w:vAlign w:val="center"/>
          </w:tcPr>
          <w:p w14:paraId="1E852F4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Decimal(18,2)</w:t>
            </w:r>
          </w:p>
        </w:tc>
        <w:tc>
          <w:tcPr>
            <w:tcW w:w="709" w:type="dxa"/>
            <w:vAlign w:val="center"/>
          </w:tcPr>
          <w:p w14:paraId="76749CCC"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2B039AA"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6DA11CD3"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58DBC469"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0FB3DACD" w14:textId="77777777" w:rsidTr="008552C1">
        <w:trPr>
          <w:trHeight w:val="363"/>
        </w:trPr>
        <w:tc>
          <w:tcPr>
            <w:tcW w:w="1980" w:type="dxa"/>
            <w:vAlign w:val="center"/>
          </w:tcPr>
          <w:p w14:paraId="73EACF1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PaymentMethodDefault</w:t>
            </w:r>
          </w:p>
        </w:tc>
        <w:tc>
          <w:tcPr>
            <w:tcW w:w="1848" w:type="dxa"/>
            <w:vAlign w:val="center"/>
          </w:tcPr>
          <w:p w14:paraId="1217C25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Phương thức thanh toán mặc định</w:t>
            </w:r>
          </w:p>
        </w:tc>
        <w:tc>
          <w:tcPr>
            <w:tcW w:w="1979" w:type="dxa"/>
            <w:vAlign w:val="center"/>
          </w:tcPr>
          <w:p w14:paraId="348715F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9" w:type="dxa"/>
            <w:vAlign w:val="center"/>
          </w:tcPr>
          <w:p w14:paraId="3D626B77"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3C179B1"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30663D64"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5D4DE0BF" w14:textId="77777777" w:rsidR="00C956FC" w:rsidRPr="00C60B13" w:rsidRDefault="00C956FC" w:rsidP="00C60B13">
            <w:pPr>
              <w:spacing w:line="360" w:lineRule="auto"/>
              <w:jc w:val="both"/>
              <w:rPr>
                <w:rFonts w:ascii="Times New Roman" w:hAnsi="Times New Roman" w:cs="Times New Roman"/>
                <w:sz w:val="28"/>
                <w:szCs w:val="28"/>
              </w:rPr>
            </w:pPr>
          </w:p>
        </w:tc>
      </w:tr>
      <w:tr w:rsidR="008552C1" w:rsidRPr="00C60B13" w14:paraId="0B1A71F1" w14:textId="77777777" w:rsidTr="008552C1">
        <w:trPr>
          <w:trHeight w:val="363"/>
        </w:trPr>
        <w:tc>
          <w:tcPr>
            <w:tcW w:w="1980" w:type="dxa"/>
            <w:vAlign w:val="center"/>
          </w:tcPr>
          <w:p w14:paraId="01DDB50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PaymentScheduleDefault</w:t>
            </w:r>
          </w:p>
        </w:tc>
        <w:tc>
          <w:tcPr>
            <w:tcW w:w="1848" w:type="dxa"/>
            <w:vAlign w:val="center"/>
          </w:tcPr>
          <w:p w14:paraId="31769D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Lịch trình thanh toán mặc định</w:t>
            </w:r>
          </w:p>
        </w:tc>
        <w:tc>
          <w:tcPr>
            <w:tcW w:w="1979" w:type="dxa"/>
            <w:vAlign w:val="center"/>
          </w:tcPr>
          <w:p w14:paraId="2E765DF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9" w:type="dxa"/>
            <w:vAlign w:val="center"/>
          </w:tcPr>
          <w:p w14:paraId="0E00BECE"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4DA49D0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14:paraId="3F291E96" w14:textId="77777777" w:rsidR="00C956FC" w:rsidRPr="00C60B13" w:rsidRDefault="00C956FC" w:rsidP="00C60B13">
            <w:pPr>
              <w:spacing w:line="360" w:lineRule="auto"/>
              <w:jc w:val="both"/>
              <w:rPr>
                <w:rFonts w:ascii="Times New Roman" w:hAnsi="Times New Roman" w:cs="Times New Roman"/>
                <w:sz w:val="28"/>
                <w:szCs w:val="28"/>
              </w:rPr>
            </w:pPr>
          </w:p>
        </w:tc>
        <w:tc>
          <w:tcPr>
            <w:tcW w:w="1462" w:type="dxa"/>
            <w:vAlign w:val="center"/>
          </w:tcPr>
          <w:p w14:paraId="278742C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PaymentShedule</w:t>
            </w:r>
          </w:p>
        </w:tc>
      </w:tr>
    </w:tbl>
    <w:p w14:paraId="1091D843" w14:textId="77777777" w:rsidR="00C956FC" w:rsidRPr="00C60B13" w:rsidRDefault="00C956FC" w:rsidP="00C60B13">
      <w:pPr>
        <w:spacing w:line="360" w:lineRule="auto"/>
        <w:jc w:val="both"/>
        <w:rPr>
          <w:rFonts w:ascii="Times New Roman" w:hAnsi="Times New Roman" w:cs="Times New Roman"/>
          <w:sz w:val="28"/>
          <w:szCs w:val="28"/>
        </w:rPr>
      </w:pPr>
    </w:p>
    <w:p w14:paraId="46222E2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.13 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C956FC" w:rsidRPr="00C60B13" w14:paraId="43DE143A" w14:textId="77777777" w:rsidTr="00BC5E32">
        <w:trPr>
          <w:trHeight w:val="363"/>
        </w:trPr>
        <w:tc>
          <w:tcPr>
            <w:tcW w:w="1909" w:type="dxa"/>
            <w:shd w:val="clear" w:color="auto" w:fill="F2F2F2" w:themeFill="background1" w:themeFillShade="F2"/>
            <w:vAlign w:val="center"/>
          </w:tcPr>
          <w:p w14:paraId="285231C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53" w:type="dxa"/>
            <w:shd w:val="clear" w:color="auto" w:fill="F2F2F2" w:themeFill="background1" w:themeFillShade="F2"/>
            <w:vAlign w:val="center"/>
          </w:tcPr>
          <w:p w14:paraId="744CEA1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29" w:type="dxa"/>
            <w:shd w:val="clear" w:color="auto" w:fill="F2F2F2" w:themeFill="background1" w:themeFillShade="F2"/>
            <w:vAlign w:val="center"/>
          </w:tcPr>
          <w:p w14:paraId="45BE9C0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3C7385D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36E25AC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24C15DA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22" w:type="dxa"/>
            <w:shd w:val="clear" w:color="auto" w:fill="F2F2F2" w:themeFill="background1" w:themeFillShade="F2"/>
            <w:vAlign w:val="center"/>
          </w:tcPr>
          <w:p w14:paraId="2933D0C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1FD5EAAE" w14:textId="77777777" w:rsidTr="00BC5E32">
        <w:trPr>
          <w:trHeight w:val="363"/>
        </w:trPr>
        <w:tc>
          <w:tcPr>
            <w:tcW w:w="1909" w:type="dxa"/>
            <w:vAlign w:val="center"/>
          </w:tcPr>
          <w:p w14:paraId="39BAC10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ObjectKindID</w:t>
            </w:r>
          </w:p>
        </w:tc>
        <w:tc>
          <w:tcPr>
            <w:tcW w:w="2553" w:type="dxa"/>
            <w:vAlign w:val="center"/>
          </w:tcPr>
          <w:p w14:paraId="4C8CCA3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đối tượng</w:t>
            </w:r>
          </w:p>
        </w:tc>
        <w:tc>
          <w:tcPr>
            <w:tcW w:w="1629" w:type="dxa"/>
            <w:vAlign w:val="center"/>
          </w:tcPr>
          <w:p w14:paraId="5037810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7C5E58A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4A7B56A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8B8452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14:paraId="5042702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CF26992" w14:textId="77777777" w:rsidTr="00BC5E32">
        <w:trPr>
          <w:trHeight w:val="363"/>
        </w:trPr>
        <w:tc>
          <w:tcPr>
            <w:tcW w:w="1909" w:type="dxa"/>
            <w:vAlign w:val="center"/>
          </w:tcPr>
          <w:p w14:paraId="6C98CC8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ObjectKindName</w:t>
            </w:r>
          </w:p>
        </w:tc>
        <w:tc>
          <w:tcPr>
            <w:tcW w:w="2553" w:type="dxa"/>
            <w:vAlign w:val="center"/>
          </w:tcPr>
          <w:p w14:paraId="3CEA730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đối tượng</w:t>
            </w:r>
          </w:p>
        </w:tc>
        <w:tc>
          <w:tcPr>
            <w:tcW w:w="1629" w:type="dxa"/>
            <w:vAlign w:val="center"/>
          </w:tcPr>
          <w:p w14:paraId="094B279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14:paraId="2339814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020481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17AA460" w14:textId="77777777" w:rsidR="00C956FC" w:rsidRPr="00C60B13" w:rsidRDefault="00C956FC" w:rsidP="00C60B13">
            <w:pPr>
              <w:spacing w:line="360" w:lineRule="auto"/>
              <w:jc w:val="both"/>
              <w:rPr>
                <w:rFonts w:ascii="Times New Roman" w:hAnsi="Times New Roman" w:cs="Times New Roman"/>
                <w:sz w:val="28"/>
                <w:szCs w:val="28"/>
              </w:rPr>
            </w:pPr>
          </w:p>
        </w:tc>
        <w:tc>
          <w:tcPr>
            <w:tcW w:w="1622" w:type="dxa"/>
            <w:vAlign w:val="center"/>
          </w:tcPr>
          <w:p w14:paraId="7900C0D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47470E7" w14:textId="77777777" w:rsidTr="00BC5E32">
        <w:trPr>
          <w:trHeight w:val="380"/>
        </w:trPr>
        <w:tc>
          <w:tcPr>
            <w:tcW w:w="1909" w:type="dxa"/>
            <w:vAlign w:val="center"/>
          </w:tcPr>
          <w:p w14:paraId="6AC8D6E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553" w:type="dxa"/>
            <w:vAlign w:val="center"/>
          </w:tcPr>
          <w:p w14:paraId="35E89BE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29" w:type="dxa"/>
            <w:vAlign w:val="center"/>
          </w:tcPr>
          <w:p w14:paraId="37B2CEC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61B48A67"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62E7BE4"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053B7F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22" w:type="dxa"/>
            <w:vAlign w:val="center"/>
          </w:tcPr>
          <w:p w14:paraId="46C4516C" w14:textId="77777777" w:rsidR="00C956FC" w:rsidRPr="00C60B13" w:rsidRDefault="00C956FC" w:rsidP="00C60B13">
            <w:pPr>
              <w:spacing w:line="360" w:lineRule="auto"/>
              <w:jc w:val="both"/>
              <w:rPr>
                <w:rFonts w:ascii="Times New Roman" w:hAnsi="Times New Roman" w:cs="Times New Roman"/>
                <w:sz w:val="28"/>
                <w:szCs w:val="28"/>
              </w:rPr>
            </w:pPr>
          </w:p>
        </w:tc>
      </w:tr>
    </w:tbl>
    <w:p w14:paraId="321C3180" w14:textId="77777777" w:rsidR="00C956FC" w:rsidRPr="00C60B13" w:rsidRDefault="00C956FC" w:rsidP="00C60B13">
      <w:pPr>
        <w:spacing w:line="360" w:lineRule="auto"/>
        <w:jc w:val="both"/>
        <w:rPr>
          <w:rFonts w:ascii="Times New Roman" w:hAnsi="Times New Roman" w:cs="Times New Roman"/>
          <w:sz w:val="28"/>
          <w:szCs w:val="28"/>
        </w:rPr>
      </w:pPr>
    </w:p>
    <w:p w14:paraId="7EA3BE6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.14 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C956FC" w:rsidRPr="00C60B13" w14:paraId="2E67B920" w14:textId="77777777" w:rsidTr="00BC5E32">
        <w:trPr>
          <w:trHeight w:val="363"/>
        </w:trPr>
        <w:tc>
          <w:tcPr>
            <w:tcW w:w="2509" w:type="dxa"/>
            <w:shd w:val="clear" w:color="auto" w:fill="F2F2F2" w:themeFill="background1" w:themeFillShade="F2"/>
            <w:vAlign w:val="center"/>
          </w:tcPr>
          <w:p w14:paraId="6ACCA3D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051" w:type="dxa"/>
            <w:shd w:val="clear" w:color="auto" w:fill="F2F2F2" w:themeFill="background1" w:themeFillShade="F2"/>
            <w:vAlign w:val="center"/>
          </w:tcPr>
          <w:p w14:paraId="47B6B6A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4789805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010CECB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67E0CB1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35DB2EA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350" w:type="dxa"/>
            <w:shd w:val="clear" w:color="auto" w:fill="F2F2F2" w:themeFill="background1" w:themeFillShade="F2"/>
            <w:vAlign w:val="center"/>
          </w:tcPr>
          <w:p w14:paraId="349AB6E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7D4833E0" w14:textId="77777777" w:rsidTr="00BC5E32">
        <w:trPr>
          <w:trHeight w:val="363"/>
        </w:trPr>
        <w:tc>
          <w:tcPr>
            <w:tcW w:w="2509" w:type="dxa"/>
            <w:vAlign w:val="center"/>
          </w:tcPr>
          <w:p w14:paraId="5C35C81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PaymentScheduleID</w:t>
            </w:r>
          </w:p>
        </w:tc>
        <w:tc>
          <w:tcPr>
            <w:tcW w:w="2051" w:type="dxa"/>
            <w:vAlign w:val="center"/>
          </w:tcPr>
          <w:p w14:paraId="164A989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p>
        </w:tc>
        <w:tc>
          <w:tcPr>
            <w:tcW w:w="1803" w:type="dxa"/>
            <w:vAlign w:val="center"/>
          </w:tcPr>
          <w:p w14:paraId="46CC981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31F3B63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6DA36D72"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1AA911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14:paraId="778D281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91E73DA" w14:textId="77777777" w:rsidTr="00BC5E32">
        <w:trPr>
          <w:trHeight w:val="363"/>
        </w:trPr>
        <w:tc>
          <w:tcPr>
            <w:tcW w:w="2509" w:type="dxa"/>
            <w:vAlign w:val="center"/>
          </w:tcPr>
          <w:p w14:paraId="55FB0EB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PaymentScheduleName</w:t>
            </w:r>
          </w:p>
        </w:tc>
        <w:tc>
          <w:tcPr>
            <w:tcW w:w="2051" w:type="dxa"/>
            <w:vAlign w:val="center"/>
          </w:tcPr>
          <w:p w14:paraId="1B6F489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p>
        </w:tc>
        <w:tc>
          <w:tcPr>
            <w:tcW w:w="1803" w:type="dxa"/>
            <w:vAlign w:val="center"/>
          </w:tcPr>
          <w:p w14:paraId="174063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14:paraId="1C31659E"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E142F0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75CBDBD" w14:textId="77777777"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14:paraId="1BE7DD3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F04D925" w14:textId="77777777" w:rsidTr="00BC5E32">
        <w:trPr>
          <w:trHeight w:val="380"/>
        </w:trPr>
        <w:tc>
          <w:tcPr>
            <w:tcW w:w="2509" w:type="dxa"/>
            <w:vAlign w:val="center"/>
          </w:tcPr>
          <w:p w14:paraId="104F49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PayWithin</w:t>
            </w:r>
          </w:p>
        </w:tc>
        <w:tc>
          <w:tcPr>
            <w:tcW w:w="2051" w:type="dxa"/>
            <w:vAlign w:val="center"/>
          </w:tcPr>
          <w:p w14:paraId="4CB4AB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ngày thanh toán</w:t>
            </w:r>
          </w:p>
        </w:tc>
        <w:tc>
          <w:tcPr>
            <w:tcW w:w="1803" w:type="dxa"/>
            <w:vAlign w:val="center"/>
          </w:tcPr>
          <w:p w14:paraId="4A36C33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31EB87DF"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3C831A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225C3FD" w14:textId="77777777"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14:paraId="1DDC7F1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8727935" w14:textId="77777777" w:rsidTr="00BC5E32">
        <w:trPr>
          <w:trHeight w:val="363"/>
        </w:trPr>
        <w:tc>
          <w:tcPr>
            <w:tcW w:w="2509" w:type="dxa"/>
            <w:vAlign w:val="center"/>
          </w:tcPr>
          <w:p w14:paraId="680B2BF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IsDefault</w:t>
            </w:r>
          </w:p>
        </w:tc>
        <w:tc>
          <w:tcPr>
            <w:tcW w:w="2051" w:type="dxa"/>
            <w:vAlign w:val="center"/>
          </w:tcPr>
          <w:p w14:paraId="0FA2A68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Cờ mặc định</w:t>
            </w:r>
          </w:p>
        </w:tc>
        <w:tc>
          <w:tcPr>
            <w:tcW w:w="1803" w:type="dxa"/>
            <w:vAlign w:val="center"/>
          </w:tcPr>
          <w:p w14:paraId="6DDB764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1755C84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0F12C1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F34BE67" w14:textId="77777777"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14:paraId="357945A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B891A85" w14:textId="77777777" w:rsidTr="00BC5E32">
        <w:trPr>
          <w:trHeight w:val="363"/>
        </w:trPr>
        <w:tc>
          <w:tcPr>
            <w:tcW w:w="2509" w:type="dxa"/>
            <w:vAlign w:val="center"/>
          </w:tcPr>
          <w:p w14:paraId="2AA08FB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051" w:type="dxa"/>
            <w:vAlign w:val="center"/>
          </w:tcPr>
          <w:p w14:paraId="6CB53DE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03" w:type="dxa"/>
            <w:vAlign w:val="center"/>
          </w:tcPr>
          <w:p w14:paraId="0015E25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6299592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FFE31C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5C90D3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350" w:type="dxa"/>
            <w:vAlign w:val="center"/>
          </w:tcPr>
          <w:p w14:paraId="4D0BDF7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6F1FE04" w14:textId="77777777" w:rsidTr="00BC5E32">
        <w:trPr>
          <w:trHeight w:val="363"/>
        </w:trPr>
        <w:tc>
          <w:tcPr>
            <w:tcW w:w="2509" w:type="dxa"/>
            <w:vAlign w:val="center"/>
          </w:tcPr>
          <w:p w14:paraId="35CB39E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051" w:type="dxa"/>
            <w:vAlign w:val="center"/>
          </w:tcPr>
          <w:p w14:paraId="507A429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03" w:type="dxa"/>
            <w:vAlign w:val="center"/>
          </w:tcPr>
          <w:p w14:paraId="7D59809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14:paraId="6DA7ADC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4C25B52"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F364343" w14:textId="77777777"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14:paraId="1FBF3F7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10EF11B" w14:textId="77777777" w:rsidTr="00BC5E32">
        <w:trPr>
          <w:trHeight w:val="363"/>
        </w:trPr>
        <w:tc>
          <w:tcPr>
            <w:tcW w:w="2509" w:type="dxa"/>
            <w:vAlign w:val="center"/>
          </w:tcPr>
          <w:p w14:paraId="0CAA8DC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051" w:type="dxa"/>
            <w:vAlign w:val="center"/>
          </w:tcPr>
          <w:p w14:paraId="060D2F0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03" w:type="dxa"/>
            <w:vAlign w:val="center"/>
          </w:tcPr>
          <w:p w14:paraId="42D3154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36E46C4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419F88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360BACC" w14:textId="77777777"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14:paraId="50EAF6E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E415F03" w14:textId="77777777" w:rsidTr="00BC5E32">
        <w:trPr>
          <w:trHeight w:val="363"/>
        </w:trPr>
        <w:tc>
          <w:tcPr>
            <w:tcW w:w="2509" w:type="dxa"/>
            <w:vAlign w:val="center"/>
          </w:tcPr>
          <w:p w14:paraId="154475F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051" w:type="dxa"/>
            <w:vAlign w:val="center"/>
          </w:tcPr>
          <w:p w14:paraId="7E6D964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03" w:type="dxa"/>
            <w:vAlign w:val="center"/>
          </w:tcPr>
          <w:p w14:paraId="4D2B526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14:paraId="1204F1D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2BE965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499EA75" w14:textId="77777777" w:rsidR="00C956FC" w:rsidRPr="00C60B13" w:rsidRDefault="00C956FC" w:rsidP="00C60B13">
            <w:pPr>
              <w:spacing w:line="360" w:lineRule="auto"/>
              <w:jc w:val="both"/>
              <w:rPr>
                <w:rFonts w:ascii="Times New Roman" w:hAnsi="Times New Roman" w:cs="Times New Roman"/>
                <w:sz w:val="28"/>
                <w:szCs w:val="28"/>
              </w:rPr>
            </w:pPr>
          </w:p>
        </w:tc>
        <w:tc>
          <w:tcPr>
            <w:tcW w:w="1350" w:type="dxa"/>
            <w:vAlign w:val="center"/>
          </w:tcPr>
          <w:p w14:paraId="5FC47174" w14:textId="77777777" w:rsidR="00C956FC" w:rsidRPr="00C60B13" w:rsidRDefault="00C956FC" w:rsidP="00C60B13">
            <w:pPr>
              <w:spacing w:line="360" w:lineRule="auto"/>
              <w:jc w:val="both"/>
              <w:rPr>
                <w:rFonts w:ascii="Times New Roman" w:hAnsi="Times New Roman" w:cs="Times New Roman"/>
                <w:sz w:val="28"/>
                <w:szCs w:val="28"/>
              </w:rPr>
            </w:pPr>
          </w:p>
        </w:tc>
      </w:tr>
    </w:tbl>
    <w:p w14:paraId="7CE6B0D5" w14:textId="77777777" w:rsidR="00C956FC" w:rsidRPr="00C60B13" w:rsidRDefault="00C956FC" w:rsidP="00C60B13">
      <w:pPr>
        <w:spacing w:line="360" w:lineRule="auto"/>
        <w:jc w:val="both"/>
        <w:rPr>
          <w:rFonts w:ascii="Times New Roman" w:hAnsi="Times New Roman" w:cs="Times New Roman"/>
          <w:sz w:val="28"/>
          <w:szCs w:val="28"/>
        </w:rPr>
      </w:pPr>
    </w:p>
    <w:p w14:paraId="391AC4C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.15 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C956FC" w:rsidRPr="00C60B13" w14:paraId="3FC05F84" w14:textId="77777777" w:rsidTr="00BC5E32">
        <w:trPr>
          <w:trHeight w:val="363"/>
        </w:trPr>
        <w:tc>
          <w:tcPr>
            <w:tcW w:w="1705" w:type="dxa"/>
            <w:shd w:val="clear" w:color="auto" w:fill="F2F2F2" w:themeFill="background1" w:themeFillShade="F2"/>
            <w:vAlign w:val="center"/>
          </w:tcPr>
          <w:p w14:paraId="52FCDC3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499816F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14:paraId="6AB619C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6707165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15F20DC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02069DC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14:paraId="52DE932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1BEB3DD6" w14:textId="77777777" w:rsidTr="00BC5E32">
        <w:trPr>
          <w:trHeight w:val="363"/>
        </w:trPr>
        <w:tc>
          <w:tcPr>
            <w:tcW w:w="1705" w:type="dxa"/>
            <w:vAlign w:val="center"/>
          </w:tcPr>
          <w:p w14:paraId="521D30B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PricePolicyID</w:t>
            </w:r>
          </w:p>
        </w:tc>
        <w:tc>
          <w:tcPr>
            <w:tcW w:w="2694" w:type="dxa"/>
            <w:vAlign w:val="center"/>
          </w:tcPr>
          <w:p w14:paraId="44E25CD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chính sách giá</w:t>
            </w:r>
          </w:p>
        </w:tc>
        <w:tc>
          <w:tcPr>
            <w:tcW w:w="1618" w:type="dxa"/>
            <w:vAlign w:val="center"/>
          </w:tcPr>
          <w:p w14:paraId="3B1113E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19345BC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08B2C91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DD9A71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31EAE8A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0D57BD1" w14:textId="77777777" w:rsidTr="00BC5E32">
        <w:trPr>
          <w:trHeight w:val="363"/>
        </w:trPr>
        <w:tc>
          <w:tcPr>
            <w:tcW w:w="1705" w:type="dxa"/>
            <w:vAlign w:val="center"/>
          </w:tcPr>
          <w:p w14:paraId="2AAFE9F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PricePolicyCode</w:t>
            </w:r>
          </w:p>
        </w:tc>
        <w:tc>
          <w:tcPr>
            <w:tcW w:w="2694" w:type="dxa"/>
            <w:vAlign w:val="center"/>
          </w:tcPr>
          <w:p w14:paraId="39AED36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chính sách giá</w:t>
            </w:r>
          </w:p>
        </w:tc>
        <w:tc>
          <w:tcPr>
            <w:tcW w:w="1618" w:type="dxa"/>
            <w:vAlign w:val="center"/>
          </w:tcPr>
          <w:p w14:paraId="02F05B1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14:paraId="59E2C723"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BFE5E62"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877D030"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477A7B3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49A1346" w14:textId="77777777" w:rsidTr="00BC5E32">
        <w:trPr>
          <w:trHeight w:val="380"/>
        </w:trPr>
        <w:tc>
          <w:tcPr>
            <w:tcW w:w="1705" w:type="dxa"/>
            <w:vAlign w:val="center"/>
          </w:tcPr>
          <w:p w14:paraId="58FBD96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PricePolicyName</w:t>
            </w:r>
          </w:p>
        </w:tc>
        <w:tc>
          <w:tcPr>
            <w:tcW w:w="2694" w:type="dxa"/>
            <w:vAlign w:val="center"/>
          </w:tcPr>
          <w:p w14:paraId="50D0A53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chính sách giá</w:t>
            </w:r>
          </w:p>
        </w:tc>
        <w:tc>
          <w:tcPr>
            <w:tcW w:w="1618" w:type="dxa"/>
            <w:vAlign w:val="center"/>
          </w:tcPr>
          <w:p w14:paraId="6F5E92B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1A2FFDC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E27A039"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13A77E3"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B15F66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FB489F6" w14:textId="77777777" w:rsidTr="00BC5E32">
        <w:trPr>
          <w:trHeight w:val="363"/>
        </w:trPr>
        <w:tc>
          <w:tcPr>
            <w:tcW w:w="1705" w:type="dxa"/>
            <w:vAlign w:val="center"/>
          </w:tcPr>
          <w:p w14:paraId="05E2401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14:paraId="53C0ABA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14:paraId="21854F6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1244DFD1"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74B18E2"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7068CA4"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714E30D7"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C4A13D6" w14:textId="77777777" w:rsidTr="00BC5E32">
        <w:trPr>
          <w:trHeight w:val="363"/>
        </w:trPr>
        <w:tc>
          <w:tcPr>
            <w:tcW w:w="1705" w:type="dxa"/>
            <w:vAlign w:val="center"/>
          </w:tcPr>
          <w:p w14:paraId="2C1D84E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Desciption</w:t>
            </w:r>
          </w:p>
        </w:tc>
        <w:tc>
          <w:tcPr>
            <w:tcW w:w="2694" w:type="dxa"/>
            <w:vAlign w:val="center"/>
          </w:tcPr>
          <w:p w14:paraId="03803FE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14:paraId="6A212EC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Nvarchar(200)</w:t>
            </w:r>
          </w:p>
        </w:tc>
        <w:tc>
          <w:tcPr>
            <w:tcW w:w="550" w:type="dxa"/>
            <w:vAlign w:val="center"/>
          </w:tcPr>
          <w:p w14:paraId="160D6829"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B619FC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B3B2F39"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788F4B56"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E99938C" w14:textId="77777777" w:rsidTr="00BC5E32">
        <w:trPr>
          <w:trHeight w:val="363"/>
        </w:trPr>
        <w:tc>
          <w:tcPr>
            <w:tcW w:w="1705" w:type="dxa"/>
            <w:vAlign w:val="center"/>
          </w:tcPr>
          <w:p w14:paraId="30E7BA4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14:paraId="44E319B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14:paraId="575DE04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47723ED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4E099C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778A743"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AB576C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9FD0285" w14:textId="77777777" w:rsidTr="00BC5E32">
        <w:trPr>
          <w:trHeight w:val="363"/>
        </w:trPr>
        <w:tc>
          <w:tcPr>
            <w:tcW w:w="1705" w:type="dxa"/>
            <w:vAlign w:val="center"/>
          </w:tcPr>
          <w:p w14:paraId="34BE15A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CreateBy</w:t>
            </w:r>
          </w:p>
        </w:tc>
        <w:tc>
          <w:tcPr>
            <w:tcW w:w="2694" w:type="dxa"/>
            <w:vAlign w:val="center"/>
          </w:tcPr>
          <w:p w14:paraId="7B50D56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618" w:type="dxa"/>
            <w:vAlign w:val="center"/>
          </w:tcPr>
          <w:p w14:paraId="671772F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14:paraId="09A2172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A5F9142"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F545324"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51064E77"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4A5CCB2" w14:textId="77777777" w:rsidTr="00BC5E32">
        <w:trPr>
          <w:trHeight w:val="363"/>
        </w:trPr>
        <w:tc>
          <w:tcPr>
            <w:tcW w:w="1705" w:type="dxa"/>
            <w:vAlign w:val="center"/>
          </w:tcPr>
          <w:p w14:paraId="7A56999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ModifyDate</w:t>
            </w:r>
          </w:p>
        </w:tc>
        <w:tc>
          <w:tcPr>
            <w:tcW w:w="2694" w:type="dxa"/>
            <w:vAlign w:val="center"/>
          </w:tcPr>
          <w:p w14:paraId="674FC1B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618" w:type="dxa"/>
            <w:vAlign w:val="center"/>
          </w:tcPr>
          <w:p w14:paraId="79C7BE2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7ED5F5B7"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14065E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E91B1C5"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465DB99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DCDD735" w14:textId="77777777" w:rsidTr="00BC5E32">
        <w:trPr>
          <w:trHeight w:val="363"/>
        </w:trPr>
        <w:tc>
          <w:tcPr>
            <w:tcW w:w="1705" w:type="dxa"/>
            <w:vAlign w:val="center"/>
          </w:tcPr>
          <w:p w14:paraId="37AA7F4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ModifyBy</w:t>
            </w:r>
          </w:p>
        </w:tc>
        <w:tc>
          <w:tcPr>
            <w:tcW w:w="2694" w:type="dxa"/>
            <w:vAlign w:val="center"/>
          </w:tcPr>
          <w:p w14:paraId="22E1FD5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618" w:type="dxa"/>
            <w:vAlign w:val="center"/>
          </w:tcPr>
          <w:p w14:paraId="52BFF88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50" w:type="dxa"/>
            <w:vAlign w:val="center"/>
          </w:tcPr>
          <w:p w14:paraId="29AEF0D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759799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E9A4C66"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071EE41" w14:textId="77777777" w:rsidR="00C956FC" w:rsidRPr="00C60B13" w:rsidRDefault="00C956FC" w:rsidP="00C60B13">
            <w:pPr>
              <w:spacing w:line="360" w:lineRule="auto"/>
              <w:jc w:val="both"/>
              <w:rPr>
                <w:rFonts w:ascii="Times New Roman" w:hAnsi="Times New Roman" w:cs="Times New Roman"/>
                <w:sz w:val="28"/>
                <w:szCs w:val="28"/>
              </w:rPr>
            </w:pPr>
          </w:p>
        </w:tc>
      </w:tr>
    </w:tbl>
    <w:p w14:paraId="4CC5CA72" w14:textId="77777777" w:rsidR="00C956FC" w:rsidRPr="00C60B13" w:rsidRDefault="00C956FC" w:rsidP="00C60B13">
      <w:pPr>
        <w:spacing w:line="360" w:lineRule="auto"/>
        <w:jc w:val="both"/>
        <w:rPr>
          <w:rFonts w:ascii="Times New Roman" w:hAnsi="Times New Roman" w:cs="Times New Roman"/>
          <w:sz w:val="28"/>
          <w:szCs w:val="28"/>
        </w:rPr>
      </w:pPr>
    </w:p>
    <w:p w14:paraId="5AF4539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.16 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C956FC" w:rsidRPr="00C60B13" w14:paraId="49CFD365" w14:textId="77777777" w:rsidTr="00BC5E32">
        <w:trPr>
          <w:trHeight w:val="363"/>
        </w:trPr>
        <w:tc>
          <w:tcPr>
            <w:tcW w:w="1687" w:type="dxa"/>
            <w:shd w:val="clear" w:color="auto" w:fill="F2F2F2" w:themeFill="background1" w:themeFillShade="F2"/>
            <w:vAlign w:val="center"/>
          </w:tcPr>
          <w:p w14:paraId="6A38883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586" w:type="dxa"/>
            <w:shd w:val="clear" w:color="auto" w:fill="F2F2F2" w:themeFill="background1" w:themeFillShade="F2"/>
            <w:vAlign w:val="center"/>
          </w:tcPr>
          <w:p w14:paraId="15CFCD6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03" w:type="dxa"/>
            <w:shd w:val="clear" w:color="auto" w:fill="F2F2F2" w:themeFill="background1" w:themeFillShade="F2"/>
            <w:vAlign w:val="center"/>
          </w:tcPr>
          <w:p w14:paraId="6007AD3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218C73F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244A916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5BB98DE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37" w:type="dxa"/>
            <w:shd w:val="clear" w:color="auto" w:fill="F2F2F2" w:themeFill="background1" w:themeFillShade="F2"/>
            <w:vAlign w:val="center"/>
          </w:tcPr>
          <w:p w14:paraId="78860DE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32192AA1" w14:textId="77777777" w:rsidTr="00BC5E32">
        <w:trPr>
          <w:trHeight w:val="363"/>
        </w:trPr>
        <w:tc>
          <w:tcPr>
            <w:tcW w:w="1687" w:type="dxa"/>
            <w:vAlign w:val="center"/>
          </w:tcPr>
          <w:p w14:paraId="44EDB55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ID</w:t>
            </w:r>
          </w:p>
        </w:tc>
        <w:tc>
          <w:tcPr>
            <w:tcW w:w="2586" w:type="dxa"/>
            <w:vAlign w:val="center"/>
          </w:tcPr>
          <w:p w14:paraId="6E538B4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mẫu in</w:t>
            </w:r>
          </w:p>
        </w:tc>
        <w:tc>
          <w:tcPr>
            <w:tcW w:w="1803" w:type="dxa"/>
            <w:vAlign w:val="center"/>
          </w:tcPr>
          <w:p w14:paraId="1613CCA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109E3D9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21ADA26C"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D3CD78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37" w:type="dxa"/>
            <w:vAlign w:val="center"/>
          </w:tcPr>
          <w:p w14:paraId="4225757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98ECB8D" w14:textId="77777777" w:rsidTr="00BC5E32">
        <w:trPr>
          <w:trHeight w:val="363"/>
        </w:trPr>
        <w:tc>
          <w:tcPr>
            <w:tcW w:w="1687" w:type="dxa"/>
            <w:vAlign w:val="center"/>
          </w:tcPr>
          <w:p w14:paraId="0A8543C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Code</w:t>
            </w:r>
          </w:p>
        </w:tc>
        <w:tc>
          <w:tcPr>
            <w:tcW w:w="2586" w:type="dxa"/>
            <w:vAlign w:val="center"/>
          </w:tcPr>
          <w:p w14:paraId="3584C76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mẫu in</w:t>
            </w:r>
          </w:p>
        </w:tc>
        <w:tc>
          <w:tcPr>
            <w:tcW w:w="1803" w:type="dxa"/>
            <w:vAlign w:val="center"/>
          </w:tcPr>
          <w:p w14:paraId="41E1E20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14:paraId="11A80D51"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713A4C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7A65E82" w14:textId="77777777"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14:paraId="54847BD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56C83CB" w14:textId="77777777" w:rsidTr="00BC5E32">
        <w:trPr>
          <w:trHeight w:val="380"/>
        </w:trPr>
        <w:tc>
          <w:tcPr>
            <w:tcW w:w="1687" w:type="dxa"/>
            <w:vAlign w:val="center"/>
          </w:tcPr>
          <w:p w14:paraId="7623DD2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Name</w:t>
            </w:r>
          </w:p>
        </w:tc>
        <w:tc>
          <w:tcPr>
            <w:tcW w:w="2586" w:type="dxa"/>
            <w:vAlign w:val="center"/>
          </w:tcPr>
          <w:p w14:paraId="58E70D0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mẫu in</w:t>
            </w:r>
          </w:p>
        </w:tc>
        <w:tc>
          <w:tcPr>
            <w:tcW w:w="1803" w:type="dxa"/>
            <w:vAlign w:val="center"/>
          </w:tcPr>
          <w:p w14:paraId="32EBE83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14:paraId="1F384692"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CF8188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4D26D9A" w14:textId="77777777"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14:paraId="77C3965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BBCB94C" w14:textId="77777777" w:rsidTr="00BC5E32">
        <w:trPr>
          <w:trHeight w:val="363"/>
        </w:trPr>
        <w:tc>
          <w:tcPr>
            <w:tcW w:w="1687" w:type="dxa"/>
            <w:vAlign w:val="center"/>
          </w:tcPr>
          <w:p w14:paraId="4F08CF1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HtmlHeader</w:t>
            </w:r>
          </w:p>
        </w:tc>
        <w:tc>
          <w:tcPr>
            <w:tcW w:w="2586" w:type="dxa"/>
            <w:vAlign w:val="center"/>
          </w:tcPr>
          <w:p w14:paraId="1FFDCF7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header mẫu in</w:t>
            </w:r>
          </w:p>
        </w:tc>
        <w:tc>
          <w:tcPr>
            <w:tcW w:w="1803" w:type="dxa"/>
            <w:vAlign w:val="center"/>
          </w:tcPr>
          <w:p w14:paraId="670C085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Nvarchar(4000)</w:t>
            </w:r>
          </w:p>
        </w:tc>
        <w:tc>
          <w:tcPr>
            <w:tcW w:w="550" w:type="dxa"/>
            <w:vAlign w:val="center"/>
          </w:tcPr>
          <w:p w14:paraId="53A8560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BF950BC"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69B48B7" w14:textId="77777777"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14:paraId="2E41573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46F2A0D" w14:textId="77777777" w:rsidTr="00BC5E32">
        <w:trPr>
          <w:trHeight w:val="363"/>
        </w:trPr>
        <w:tc>
          <w:tcPr>
            <w:tcW w:w="1687" w:type="dxa"/>
            <w:vAlign w:val="center"/>
          </w:tcPr>
          <w:p w14:paraId="321D4EE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HtmlBody</w:t>
            </w:r>
          </w:p>
        </w:tc>
        <w:tc>
          <w:tcPr>
            <w:tcW w:w="2586" w:type="dxa"/>
            <w:vAlign w:val="center"/>
          </w:tcPr>
          <w:p w14:paraId="2969F4C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Body mẫu in</w:t>
            </w:r>
          </w:p>
        </w:tc>
        <w:tc>
          <w:tcPr>
            <w:tcW w:w="1803" w:type="dxa"/>
            <w:vAlign w:val="center"/>
          </w:tcPr>
          <w:p w14:paraId="60DF3FF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14:paraId="6FA6CFBB"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D7C3EA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27D7BE4" w14:textId="77777777" w:rsidR="00C956FC" w:rsidRPr="00C60B13" w:rsidRDefault="00C956FC" w:rsidP="00C60B13">
            <w:pPr>
              <w:spacing w:line="360" w:lineRule="auto"/>
              <w:jc w:val="both"/>
              <w:rPr>
                <w:rFonts w:ascii="Times New Roman" w:hAnsi="Times New Roman" w:cs="Times New Roman"/>
                <w:sz w:val="28"/>
                <w:szCs w:val="28"/>
              </w:rPr>
            </w:pPr>
          </w:p>
        </w:tc>
        <w:tc>
          <w:tcPr>
            <w:tcW w:w="1637" w:type="dxa"/>
            <w:vAlign w:val="center"/>
          </w:tcPr>
          <w:p w14:paraId="3306BC36" w14:textId="77777777" w:rsidR="00C956FC" w:rsidRPr="00C60B13" w:rsidRDefault="00C956FC" w:rsidP="00C60B13">
            <w:pPr>
              <w:spacing w:line="360" w:lineRule="auto"/>
              <w:jc w:val="both"/>
              <w:rPr>
                <w:rFonts w:ascii="Times New Roman" w:hAnsi="Times New Roman" w:cs="Times New Roman"/>
                <w:sz w:val="28"/>
                <w:szCs w:val="28"/>
              </w:rPr>
            </w:pPr>
          </w:p>
        </w:tc>
      </w:tr>
    </w:tbl>
    <w:p w14:paraId="57AD04AC" w14:textId="77777777" w:rsidR="00C956FC" w:rsidRPr="00C60B13" w:rsidRDefault="00C956FC" w:rsidP="00C60B13">
      <w:pPr>
        <w:spacing w:line="360" w:lineRule="auto"/>
        <w:jc w:val="both"/>
        <w:rPr>
          <w:rFonts w:ascii="Times New Roman" w:hAnsi="Times New Roman" w:cs="Times New Roman"/>
          <w:sz w:val="28"/>
          <w:szCs w:val="28"/>
        </w:rPr>
      </w:pPr>
    </w:p>
    <w:p w14:paraId="23990D0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741159" w:rsidRPr="00C60B13">
        <w:rPr>
          <w:rFonts w:ascii="Times New Roman" w:hAnsi="Times New Roman" w:cs="Times New Roman"/>
          <w:sz w:val="28"/>
          <w:szCs w:val="28"/>
        </w:rPr>
        <w:t>.3</w:t>
      </w:r>
      <w:r w:rsidRPr="00C60B13">
        <w:rPr>
          <w:rFonts w:ascii="Times New Roman" w:hAnsi="Times New Roman" w:cs="Times New Roman"/>
          <w:sz w:val="28"/>
          <w:szCs w:val="28"/>
        </w:rPr>
        <w:t>.17 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C956FC" w:rsidRPr="00C60B13" w14:paraId="5D1E823C" w14:textId="77777777" w:rsidTr="00044F8C">
        <w:trPr>
          <w:trHeight w:val="363"/>
        </w:trPr>
        <w:tc>
          <w:tcPr>
            <w:tcW w:w="2263" w:type="dxa"/>
            <w:shd w:val="clear" w:color="auto" w:fill="F2F2F2" w:themeFill="background1" w:themeFillShade="F2"/>
            <w:vAlign w:val="center"/>
          </w:tcPr>
          <w:p w14:paraId="4196B25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127" w:type="dxa"/>
            <w:shd w:val="clear" w:color="auto" w:fill="F2F2F2" w:themeFill="background1" w:themeFillShade="F2"/>
            <w:vAlign w:val="center"/>
          </w:tcPr>
          <w:p w14:paraId="4D45A9A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419" w:type="dxa"/>
            <w:shd w:val="clear" w:color="auto" w:fill="F2F2F2" w:themeFill="background1" w:themeFillShade="F2"/>
            <w:vAlign w:val="center"/>
          </w:tcPr>
          <w:p w14:paraId="048A158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707" w:type="dxa"/>
            <w:shd w:val="clear" w:color="auto" w:fill="F2F2F2" w:themeFill="background1" w:themeFillShade="F2"/>
            <w:vAlign w:val="center"/>
          </w:tcPr>
          <w:p w14:paraId="4069B0A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709" w:type="dxa"/>
            <w:shd w:val="clear" w:color="auto" w:fill="F2F2F2" w:themeFill="background1" w:themeFillShade="F2"/>
            <w:vAlign w:val="center"/>
          </w:tcPr>
          <w:p w14:paraId="31AB5FE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708" w:type="dxa"/>
            <w:shd w:val="clear" w:color="auto" w:fill="F2F2F2" w:themeFill="background1" w:themeFillShade="F2"/>
            <w:vAlign w:val="center"/>
          </w:tcPr>
          <w:p w14:paraId="168BA55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61" w:type="dxa"/>
            <w:shd w:val="clear" w:color="auto" w:fill="F2F2F2" w:themeFill="background1" w:themeFillShade="F2"/>
            <w:vAlign w:val="center"/>
          </w:tcPr>
          <w:p w14:paraId="0653EFA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4B2995CC" w14:textId="77777777" w:rsidTr="00044F8C">
        <w:trPr>
          <w:trHeight w:val="363"/>
        </w:trPr>
        <w:tc>
          <w:tcPr>
            <w:tcW w:w="2263" w:type="dxa"/>
            <w:vAlign w:val="center"/>
          </w:tcPr>
          <w:p w14:paraId="76770F1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127" w:type="dxa"/>
            <w:vAlign w:val="center"/>
          </w:tcPr>
          <w:p w14:paraId="508AB04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 hàng</w:t>
            </w:r>
          </w:p>
        </w:tc>
        <w:tc>
          <w:tcPr>
            <w:tcW w:w="1419" w:type="dxa"/>
            <w:vAlign w:val="center"/>
          </w:tcPr>
          <w:p w14:paraId="7399AC9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14:paraId="697E44E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9" w:type="dxa"/>
            <w:vAlign w:val="center"/>
          </w:tcPr>
          <w:p w14:paraId="2C25AF61"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3CC5D9D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61" w:type="dxa"/>
            <w:vAlign w:val="center"/>
          </w:tcPr>
          <w:p w14:paraId="0D427FB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DF28B9D" w14:textId="77777777" w:rsidTr="00044F8C">
        <w:trPr>
          <w:trHeight w:val="363"/>
        </w:trPr>
        <w:tc>
          <w:tcPr>
            <w:tcW w:w="2263" w:type="dxa"/>
            <w:vAlign w:val="center"/>
          </w:tcPr>
          <w:p w14:paraId="15648D8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INVoucherDate</w:t>
            </w:r>
          </w:p>
        </w:tc>
        <w:tc>
          <w:tcPr>
            <w:tcW w:w="2127" w:type="dxa"/>
            <w:vAlign w:val="center"/>
          </w:tcPr>
          <w:p w14:paraId="4D9716E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419" w:type="dxa"/>
            <w:vAlign w:val="center"/>
          </w:tcPr>
          <w:p w14:paraId="3856EDC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14:paraId="79ED55F7"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107E10A"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4650FD4C"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2C121D1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CF2D89B" w14:textId="77777777" w:rsidTr="00044F8C">
        <w:trPr>
          <w:trHeight w:val="380"/>
        </w:trPr>
        <w:tc>
          <w:tcPr>
            <w:tcW w:w="2263" w:type="dxa"/>
            <w:vAlign w:val="center"/>
          </w:tcPr>
          <w:p w14:paraId="6CE2EFD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INVoucherNo</w:t>
            </w:r>
          </w:p>
        </w:tc>
        <w:tc>
          <w:tcPr>
            <w:tcW w:w="2127" w:type="dxa"/>
            <w:vAlign w:val="center"/>
          </w:tcPr>
          <w:p w14:paraId="5917AA8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hóa đơn</w:t>
            </w:r>
          </w:p>
        </w:tc>
        <w:tc>
          <w:tcPr>
            <w:tcW w:w="1419" w:type="dxa"/>
            <w:vAlign w:val="center"/>
          </w:tcPr>
          <w:p w14:paraId="7BF4CE8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14:paraId="79A43608"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BB9D036"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12757279"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3EB5510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914C977" w14:textId="77777777" w:rsidTr="00044F8C">
        <w:trPr>
          <w:trHeight w:val="363"/>
        </w:trPr>
        <w:tc>
          <w:tcPr>
            <w:tcW w:w="2263" w:type="dxa"/>
            <w:vAlign w:val="center"/>
          </w:tcPr>
          <w:p w14:paraId="1B6C825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127" w:type="dxa"/>
            <w:vAlign w:val="center"/>
          </w:tcPr>
          <w:p w14:paraId="2CD0D06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hóa đơn</w:t>
            </w:r>
          </w:p>
        </w:tc>
        <w:tc>
          <w:tcPr>
            <w:tcW w:w="1419" w:type="dxa"/>
            <w:vAlign w:val="center"/>
          </w:tcPr>
          <w:p w14:paraId="61D8750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14:paraId="480E9DC8"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3C7CE6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14:paraId="53455F71"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276B43C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14:paraId="7A3C2023" w14:textId="77777777" w:rsidTr="00044F8C">
        <w:trPr>
          <w:trHeight w:val="363"/>
        </w:trPr>
        <w:tc>
          <w:tcPr>
            <w:tcW w:w="2263" w:type="dxa"/>
            <w:vAlign w:val="center"/>
          </w:tcPr>
          <w:p w14:paraId="0D81CAB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InwardStockID</w:t>
            </w:r>
          </w:p>
        </w:tc>
        <w:tc>
          <w:tcPr>
            <w:tcW w:w="2127" w:type="dxa"/>
            <w:vAlign w:val="center"/>
          </w:tcPr>
          <w:p w14:paraId="474A0128" w14:textId="77777777"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14:paraId="7D1B23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14:paraId="15406D31"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3A9A0FA"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7D918F27"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542DC06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56DED99" w14:textId="77777777" w:rsidTr="00044F8C">
        <w:trPr>
          <w:trHeight w:val="363"/>
        </w:trPr>
        <w:tc>
          <w:tcPr>
            <w:tcW w:w="2263" w:type="dxa"/>
            <w:vAlign w:val="center"/>
          </w:tcPr>
          <w:p w14:paraId="6FA9D94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2127" w:type="dxa"/>
            <w:vAlign w:val="center"/>
          </w:tcPr>
          <w:p w14:paraId="620218B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419" w:type="dxa"/>
            <w:vAlign w:val="center"/>
          </w:tcPr>
          <w:p w14:paraId="057C0CA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14:paraId="02FE8EDB"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ABB2AC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14:paraId="79649EC8"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242C600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14:paraId="030F366A" w14:textId="77777777" w:rsidTr="00044F8C">
        <w:trPr>
          <w:trHeight w:val="363"/>
        </w:trPr>
        <w:tc>
          <w:tcPr>
            <w:tcW w:w="2263" w:type="dxa"/>
            <w:vAlign w:val="center"/>
          </w:tcPr>
          <w:p w14:paraId="7540F1B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ObjectName</w:t>
            </w:r>
          </w:p>
        </w:tc>
        <w:tc>
          <w:tcPr>
            <w:tcW w:w="2127" w:type="dxa"/>
            <w:vAlign w:val="center"/>
          </w:tcPr>
          <w:p w14:paraId="5786630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đối tượng</w:t>
            </w:r>
          </w:p>
        </w:tc>
        <w:tc>
          <w:tcPr>
            <w:tcW w:w="1419" w:type="dxa"/>
            <w:vAlign w:val="center"/>
          </w:tcPr>
          <w:p w14:paraId="59920A7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14:paraId="52A93C6B"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417FBB00"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5C35B894"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13F6EDD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D80CCF3" w14:textId="77777777" w:rsidTr="00044F8C">
        <w:trPr>
          <w:trHeight w:val="363"/>
        </w:trPr>
        <w:tc>
          <w:tcPr>
            <w:tcW w:w="2263" w:type="dxa"/>
            <w:vAlign w:val="center"/>
          </w:tcPr>
          <w:p w14:paraId="79A723C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2127" w:type="dxa"/>
            <w:vAlign w:val="center"/>
          </w:tcPr>
          <w:p w14:paraId="1C15382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419" w:type="dxa"/>
            <w:vAlign w:val="center"/>
          </w:tcPr>
          <w:p w14:paraId="7518286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14:paraId="3AD3CBE5"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A41D20D"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7A242FF6"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5950D82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DB6FEC8" w14:textId="77777777" w:rsidTr="00044F8C">
        <w:trPr>
          <w:trHeight w:val="363"/>
        </w:trPr>
        <w:tc>
          <w:tcPr>
            <w:tcW w:w="2263" w:type="dxa"/>
            <w:vAlign w:val="center"/>
          </w:tcPr>
          <w:p w14:paraId="2143410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127" w:type="dxa"/>
            <w:vAlign w:val="center"/>
          </w:tcPr>
          <w:p w14:paraId="2C22463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419" w:type="dxa"/>
            <w:vAlign w:val="center"/>
          </w:tcPr>
          <w:p w14:paraId="39ED81C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14:paraId="67998809"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804B70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14:paraId="37EF829B"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7A724B1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14:paraId="5152FAA9" w14:textId="77777777" w:rsidTr="00044F8C">
        <w:trPr>
          <w:trHeight w:val="363"/>
        </w:trPr>
        <w:tc>
          <w:tcPr>
            <w:tcW w:w="2263" w:type="dxa"/>
            <w:vAlign w:val="center"/>
          </w:tcPr>
          <w:p w14:paraId="4059014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DeliveryDate</w:t>
            </w:r>
          </w:p>
        </w:tc>
        <w:tc>
          <w:tcPr>
            <w:tcW w:w="2127" w:type="dxa"/>
            <w:vAlign w:val="center"/>
          </w:tcPr>
          <w:p w14:paraId="319279E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giao</w:t>
            </w:r>
          </w:p>
        </w:tc>
        <w:tc>
          <w:tcPr>
            <w:tcW w:w="1419" w:type="dxa"/>
            <w:vAlign w:val="center"/>
          </w:tcPr>
          <w:p w14:paraId="5B5B517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14:paraId="5951CF39"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32879AFE"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1751E196"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3B47ECC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B027B2E" w14:textId="77777777" w:rsidTr="00044F8C">
        <w:trPr>
          <w:trHeight w:val="363"/>
        </w:trPr>
        <w:tc>
          <w:tcPr>
            <w:tcW w:w="2263" w:type="dxa"/>
            <w:vAlign w:val="center"/>
          </w:tcPr>
          <w:p w14:paraId="77670EF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INContactName</w:t>
            </w:r>
          </w:p>
        </w:tc>
        <w:tc>
          <w:tcPr>
            <w:tcW w:w="2127" w:type="dxa"/>
            <w:vAlign w:val="center"/>
          </w:tcPr>
          <w:p w14:paraId="47B6174F" w14:textId="77777777"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14:paraId="2FA91C0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14:paraId="05A4E25B"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18C7E2C"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5D131E8"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6574558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8E001E5" w14:textId="77777777" w:rsidTr="00044F8C">
        <w:trPr>
          <w:trHeight w:val="363"/>
        </w:trPr>
        <w:tc>
          <w:tcPr>
            <w:tcW w:w="2263" w:type="dxa"/>
            <w:vAlign w:val="center"/>
          </w:tcPr>
          <w:p w14:paraId="693C6AB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INJournalMemo</w:t>
            </w:r>
          </w:p>
        </w:tc>
        <w:tc>
          <w:tcPr>
            <w:tcW w:w="2127" w:type="dxa"/>
            <w:vAlign w:val="center"/>
          </w:tcPr>
          <w:p w14:paraId="4DD650CF" w14:textId="77777777" w:rsidR="00C956FC" w:rsidRPr="00C60B13" w:rsidRDefault="00C956FC" w:rsidP="00C60B13">
            <w:pPr>
              <w:spacing w:line="360" w:lineRule="auto"/>
              <w:jc w:val="both"/>
              <w:rPr>
                <w:rFonts w:ascii="Times New Roman" w:hAnsi="Times New Roman" w:cs="Times New Roman"/>
                <w:sz w:val="28"/>
                <w:szCs w:val="28"/>
              </w:rPr>
            </w:pPr>
          </w:p>
        </w:tc>
        <w:tc>
          <w:tcPr>
            <w:tcW w:w="1419" w:type="dxa"/>
            <w:vAlign w:val="center"/>
          </w:tcPr>
          <w:p w14:paraId="31E6F1B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707" w:type="dxa"/>
            <w:vAlign w:val="center"/>
          </w:tcPr>
          <w:p w14:paraId="03D49FA7"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EFD81CB"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E68FE19"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0CE8C526"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03EF442" w14:textId="77777777" w:rsidTr="00044F8C">
        <w:trPr>
          <w:trHeight w:val="363"/>
        </w:trPr>
        <w:tc>
          <w:tcPr>
            <w:tcW w:w="2263" w:type="dxa"/>
            <w:vAlign w:val="center"/>
          </w:tcPr>
          <w:p w14:paraId="24B585C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OriginalVoucherNo</w:t>
            </w:r>
          </w:p>
        </w:tc>
        <w:tc>
          <w:tcPr>
            <w:tcW w:w="2127" w:type="dxa"/>
            <w:vAlign w:val="center"/>
          </w:tcPr>
          <w:p w14:paraId="62DA307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419" w:type="dxa"/>
            <w:vAlign w:val="center"/>
          </w:tcPr>
          <w:p w14:paraId="6781DA6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707" w:type="dxa"/>
            <w:vAlign w:val="center"/>
          </w:tcPr>
          <w:p w14:paraId="7BA5BDAC"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06A582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708" w:type="dxa"/>
            <w:vAlign w:val="center"/>
          </w:tcPr>
          <w:p w14:paraId="2AC4ED4B"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5FD02C4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14:paraId="75FB232B" w14:textId="77777777" w:rsidTr="00044F8C">
        <w:trPr>
          <w:trHeight w:val="363"/>
        </w:trPr>
        <w:tc>
          <w:tcPr>
            <w:tcW w:w="2263" w:type="dxa"/>
            <w:vAlign w:val="center"/>
          </w:tcPr>
          <w:p w14:paraId="1A2D73B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EmployeeID</w:t>
            </w:r>
          </w:p>
        </w:tc>
        <w:tc>
          <w:tcPr>
            <w:tcW w:w="2127" w:type="dxa"/>
            <w:vAlign w:val="center"/>
          </w:tcPr>
          <w:p w14:paraId="5CBD61B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419" w:type="dxa"/>
            <w:vAlign w:val="center"/>
          </w:tcPr>
          <w:p w14:paraId="685982D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707" w:type="dxa"/>
            <w:vAlign w:val="center"/>
          </w:tcPr>
          <w:p w14:paraId="4CFD4D25"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C855285"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11BB7623"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5FAFCA9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C755BFE" w14:textId="77777777" w:rsidTr="00044F8C">
        <w:trPr>
          <w:trHeight w:val="363"/>
        </w:trPr>
        <w:tc>
          <w:tcPr>
            <w:tcW w:w="2263" w:type="dxa"/>
            <w:vAlign w:val="center"/>
          </w:tcPr>
          <w:p w14:paraId="3E812A8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InvoiceExportStatus</w:t>
            </w:r>
          </w:p>
        </w:tc>
        <w:tc>
          <w:tcPr>
            <w:tcW w:w="2127" w:type="dxa"/>
            <w:vAlign w:val="center"/>
          </w:tcPr>
          <w:p w14:paraId="7C4A157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hóa đơn xuất</w:t>
            </w:r>
          </w:p>
        </w:tc>
        <w:tc>
          <w:tcPr>
            <w:tcW w:w="1419" w:type="dxa"/>
            <w:vAlign w:val="center"/>
          </w:tcPr>
          <w:p w14:paraId="4127A4C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14:paraId="28E8E851"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A254199"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525239B6"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377CDE9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18CD1A2" w14:textId="77777777" w:rsidTr="00044F8C">
        <w:trPr>
          <w:trHeight w:val="363"/>
        </w:trPr>
        <w:tc>
          <w:tcPr>
            <w:tcW w:w="2263" w:type="dxa"/>
            <w:vAlign w:val="center"/>
          </w:tcPr>
          <w:p w14:paraId="4D56FE2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SpecialConsumeTax</w:t>
            </w:r>
          </w:p>
        </w:tc>
        <w:tc>
          <w:tcPr>
            <w:tcW w:w="2127" w:type="dxa"/>
            <w:vAlign w:val="center"/>
          </w:tcPr>
          <w:p w14:paraId="1D60368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 tiêu thụ đặc biệt</w:t>
            </w:r>
          </w:p>
        </w:tc>
        <w:tc>
          <w:tcPr>
            <w:tcW w:w="1419" w:type="dxa"/>
            <w:vAlign w:val="center"/>
          </w:tcPr>
          <w:p w14:paraId="0F19445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707" w:type="dxa"/>
            <w:vAlign w:val="center"/>
          </w:tcPr>
          <w:p w14:paraId="575EBEC0"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8C8B818"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774B6395"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2238366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437D6F7" w14:textId="77777777" w:rsidTr="00044F8C">
        <w:trPr>
          <w:trHeight w:val="363"/>
        </w:trPr>
        <w:tc>
          <w:tcPr>
            <w:tcW w:w="2263" w:type="dxa"/>
            <w:vAlign w:val="center"/>
          </w:tcPr>
          <w:p w14:paraId="72530C1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StockImportStatus</w:t>
            </w:r>
          </w:p>
        </w:tc>
        <w:tc>
          <w:tcPr>
            <w:tcW w:w="2127" w:type="dxa"/>
            <w:vAlign w:val="center"/>
          </w:tcPr>
          <w:p w14:paraId="7704B3A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nhập kho</w:t>
            </w:r>
          </w:p>
        </w:tc>
        <w:tc>
          <w:tcPr>
            <w:tcW w:w="1419" w:type="dxa"/>
            <w:vAlign w:val="center"/>
          </w:tcPr>
          <w:p w14:paraId="0A6E4A3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14:paraId="442213BF"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A5C5236"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72CADAEC"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6B3D92D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E39BBED" w14:textId="77777777" w:rsidTr="00044F8C">
        <w:trPr>
          <w:trHeight w:val="363"/>
        </w:trPr>
        <w:tc>
          <w:tcPr>
            <w:tcW w:w="2263" w:type="dxa"/>
            <w:vAlign w:val="center"/>
          </w:tcPr>
          <w:p w14:paraId="5D3EA1D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PaymentStatus</w:t>
            </w:r>
          </w:p>
        </w:tc>
        <w:tc>
          <w:tcPr>
            <w:tcW w:w="2127" w:type="dxa"/>
            <w:vAlign w:val="center"/>
          </w:tcPr>
          <w:p w14:paraId="46D476D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thanh toán</w:t>
            </w:r>
          </w:p>
        </w:tc>
        <w:tc>
          <w:tcPr>
            <w:tcW w:w="1419" w:type="dxa"/>
            <w:vAlign w:val="center"/>
          </w:tcPr>
          <w:p w14:paraId="5FE03B5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14:paraId="3850A67C"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90FB9E4"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3B5B274F"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32FFE67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32F1478" w14:textId="77777777" w:rsidTr="00044F8C">
        <w:trPr>
          <w:trHeight w:val="363"/>
        </w:trPr>
        <w:tc>
          <w:tcPr>
            <w:tcW w:w="2263" w:type="dxa"/>
            <w:vAlign w:val="center"/>
          </w:tcPr>
          <w:p w14:paraId="27EB324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TotalPurchaseQuantity</w:t>
            </w:r>
          </w:p>
        </w:tc>
        <w:tc>
          <w:tcPr>
            <w:tcW w:w="2127" w:type="dxa"/>
            <w:vAlign w:val="center"/>
          </w:tcPr>
          <w:p w14:paraId="04F412E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số lượng nhập</w:t>
            </w:r>
          </w:p>
        </w:tc>
        <w:tc>
          <w:tcPr>
            <w:tcW w:w="1419" w:type="dxa"/>
            <w:vAlign w:val="center"/>
          </w:tcPr>
          <w:p w14:paraId="2285E43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14:paraId="0591B41B"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41B72F46"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B9D6480"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502554B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E9534FE" w14:textId="77777777" w:rsidTr="00044F8C">
        <w:trPr>
          <w:trHeight w:val="363"/>
        </w:trPr>
        <w:tc>
          <w:tcPr>
            <w:tcW w:w="2263" w:type="dxa"/>
            <w:vAlign w:val="center"/>
          </w:tcPr>
          <w:p w14:paraId="0031175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TotalAmountOC</w:t>
            </w:r>
          </w:p>
        </w:tc>
        <w:tc>
          <w:tcPr>
            <w:tcW w:w="2127" w:type="dxa"/>
            <w:vAlign w:val="center"/>
          </w:tcPr>
          <w:p w14:paraId="76590C9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 gốc</w:t>
            </w:r>
          </w:p>
        </w:tc>
        <w:tc>
          <w:tcPr>
            <w:tcW w:w="1419" w:type="dxa"/>
            <w:vAlign w:val="center"/>
          </w:tcPr>
          <w:p w14:paraId="5145E31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0125BB8E"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F98F408"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49D68849"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4637326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DB1BEAD" w14:textId="77777777" w:rsidTr="00044F8C">
        <w:trPr>
          <w:trHeight w:val="363"/>
        </w:trPr>
        <w:tc>
          <w:tcPr>
            <w:tcW w:w="2263" w:type="dxa"/>
            <w:vAlign w:val="center"/>
          </w:tcPr>
          <w:p w14:paraId="4D1EC8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2127" w:type="dxa"/>
            <w:vAlign w:val="center"/>
          </w:tcPr>
          <w:p w14:paraId="30F00A8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quy đổi sang VNĐ</w:t>
            </w:r>
          </w:p>
        </w:tc>
        <w:tc>
          <w:tcPr>
            <w:tcW w:w="1419" w:type="dxa"/>
            <w:vAlign w:val="center"/>
          </w:tcPr>
          <w:p w14:paraId="03D1B36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1EDBD9F3"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344F1DA"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36FF2957"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75E1ACD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4760BD2" w14:textId="77777777" w:rsidTr="00044F8C">
        <w:trPr>
          <w:trHeight w:val="363"/>
        </w:trPr>
        <w:tc>
          <w:tcPr>
            <w:tcW w:w="2263" w:type="dxa"/>
            <w:vAlign w:val="center"/>
          </w:tcPr>
          <w:p w14:paraId="56ECE0C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TotalPaymentAmount</w:t>
            </w:r>
          </w:p>
        </w:tc>
        <w:tc>
          <w:tcPr>
            <w:tcW w:w="2127" w:type="dxa"/>
            <w:vAlign w:val="center"/>
          </w:tcPr>
          <w:p w14:paraId="5877AB0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thanh toán</w:t>
            </w:r>
          </w:p>
        </w:tc>
        <w:tc>
          <w:tcPr>
            <w:tcW w:w="1419" w:type="dxa"/>
            <w:vAlign w:val="center"/>
          </w:tcPr>
          <w:p w14:paraId="01E8EDA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5FF11B45"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3FB0017B"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5E35AD3D"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4C43EA0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3FB306E" w14:textId="77777777" w:rsidTr="00044F8C">
        <w:trPr>
          <w:trHeight w:val="363"/>
        </w:trPr>
        <w:tc>
          <w:tcPr>
            <w:tcW w:w="2263" w:type="dxa"/>
            <w:vAlign w:val="center"/>
          </w:tcPr>
          <w:p w14:paraId="1FB06C1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TotalImportTaxAmountOC</w:t>
            </w:r>
          </w:p>
        </w:tc>
        <w:tc>
          <w:tcPr>
            <w:tcW w:w="2127" w:type="dxa"/>
            <w:vAlign w:val="center"/>
          </w:tcPr>
          <w:p w14:paraId="4E30021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14:paraId="22CD856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4184623E"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EB9AE7B"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46762E1"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0D48FC1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75CEDE6" w14:textId="77777777" w:rsidTr="00044F8C">
        <w:trPr>
          <w:trHeight w:val="363"/>
        </w:trPr>
        <w:tc>
          <w:tcPr>
            <w:tcW w:w="2263" w:type="dxa"/>
            <w:vAlign w:val="center"/>
          </w:tcPr>
          <w:p w14:paraId="167DC96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TotalImportTaxAmount</w:t>
            </w:r>
          </w:p>
        </w:tc>
        <w:tc>
          <w:tcPr>
            <w:tcW w:w="2127" w:type="dxa"/>
            <w:vAlign w:val="center"/>
          </w:tcPr>
          <w:p w14:paraId="72A414E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nhập</w:t>
            </w:r>
          </w:p>
        </w:tc>
        <w:tc>
          <w:tcPr>
            <w:tcW w:w="1419" w:type="dxa"/>
            <w:vAlign w:val="center"/>
          </w:tcPr>
          <w:p w14:paraId="1BC40E9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4B704A69"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DE387A5"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CD79531"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458340E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1DEC214" w14:textId="77777777" w:rsidTr="00044F8C">
        <w:trPr>
          <w:trHeight w:val="363"/>
        </w:trPr>
        <w:tc>
          <w:tcPr>
            <w:tcW w:w="2263" w:type="dxa"/>
            <w:vAlign w:val="center"/>
          </w:tcPr>
          <w:p w14:paraId="231F7B8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TotalVATAmountOC</w:t>
            </w:r>
          </w:p>
        </w:tc>
        <w:tc>
          <w:tcPr>
            <w:tcW w:w="2127" w:type="dxa"/>
            <w:vAlign w:val="center"/>
          </w:tcPr>
          <w:p w14:paraId="09D3B8C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14:paraId="1A63602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716BF601"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55C975A7"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CB37A16"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7C5F5F7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E2F7673" w14:textId="77777777" w:rsidTr="00044F8C">
        <w:trPr>
          <w:trHeight w:val="363"/>
        </w:trPr>
        <w:tc>
          <w:tcPr>
            <w:tcW w:w="2263" w:type="dxa"/>
            <w:vAlign w:val="center"/>
          </w:tcPr>
          <w:p w14:paraId="09C875B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2127" w:type="dxa"/>
            <w:vAlign w:val="center"/>
          </w:tcPr>
          <w:p w14:paraId="6A5908C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VAT</w:t>
            </w:r>
          </w:p>
        </w:tc>
        <w:tc>
          <w:tcPr>
            <w:tcW w:w="1419" w:type="dxa"/>
            <w:vAlign w:val="center"/>
          </w:tcPr>
          <w:p w14:paraId="74B3B56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2D441AB3"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8C1017F"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0F632F05"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6B0F8A0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DD65F11" w14:textId="77777777" w:rsidTr="00044F8C">
        <w:trPr>
          <w:trHeight w:val="363"/>
        </w:trPr>
        <w:tc>
          <w:tcPr>
            <w:tcW w:w="2263" w:type="dxa"/>
            <w:vAlign w:val="center"/>
          </w:tcPr>
          <w:p w14:paraId="0DE00B4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DiscountForInvoice</w:t>
            </w:r>
          </w:p>
        </w:tc>
        <w:tc>
          <w:tcPr>
            <w:tcW w:w="2127" w:type="dxa"/>
            <w:vAlign w:val="center"/>
          </w:tcPr>
          <w:p w14:paraId="671E1D3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 cho hóa đơn</w:t>
            </w:r>
          </w:p>
        </w:tc>
        <w:tc>
          <w:tcPr>
            <w:tcW w:w="1419" w:type="dxa"/>
            <w:vAlign w:val="center"/>
          </w:tcPr>
          <w:p w14:paraId="09532F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574D6DC2"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50789D4B"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3E371CB7"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6355637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7BDB096" w14:textId="77777777" w:rsidTr="00044F8C">
        <w:trPr>
          <w:trHeight w:val="363"/>
        </w:trPr>
        <w:tc>
          <w:tcPr>
            <w:tcW w:w="2263" w:type="dxa"/>
            <w:vAlign w:val="center"/>
          </w:tcPr>
          <w:p w14:paraId="0409F2E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TotalDiscountAmountOC</w:t>
            </w:r>
          </w:p>
        </w:tc>
        <w:tc>
          <w:tcPr>
            <w:tcW w:w="2127" w:type="dxa"/>
            <w:vAlign w:val="center"/>
          </w:tcPr>
          <w:p w14:paraId="0CB87F0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14:paraId="1CEF0E9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1A0F4372"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569B33AB"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1B1A1D5C"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53E51E06"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E4BF711" w14:textId="77777777" w:rsidTr="00044F8C">
        <w:trPr>
          <w:trHeight w:val="363"/>
        </w:trPr>
        <w:tc>
          <w:tcPr>
            <w:tcW w:w="2263" w:type="dxa"/>
            <w:vAlign w:val="center"/>
          </w:tcPr>
          <w:p w14:paraId="632C2D4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2127" w:type="dxa"/>
            <w:vAlign w:val="center"/>
          </w:tcPr>
          <w:p w14:paraId="30D0EA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419" w:type="dxa"/>
            <w:vAlign w:val="center"/>
          </w:tcPr>
          <w:p w14:paraId="59BC8E4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31AB7ACF"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1A932D72"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1B432484"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79DC94F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DE453CD" w14:textId="77777777" w:rsidTr="00044F8C">
        <w:trPr>
          <w:trHeight w:val="363"/>
        </w:trPr>
        <w:tc>
          <w:tcPr>
            <w:tcW w:w="2263" w:type="dxa"/>
            <w:vAlign w:val="center"/>
          </w:tcPr>
          <w:p w14:paraId="6351FC2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TotalFreightAmountOC</w:t>
            </w:r>
          </w:p>
        </w:tc>
        <w:tc>
          <w:tcPr>
            <w:tcW w:w="2127" w:type="dxa"/>
            <w:vAlign w:val="center"/>
          </w:tcPr>
          <w:p w14:paraId="5B4327C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14:paraId="3A58EAC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0034DCEC"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070BF56C"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70D2DFBD"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64DE440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7FBA34C" w14:textId="77777777" w:rsidTr="00044F8C">
        <w:trPr>
          <w:trHeight w:val="363"/>
        </w:trPr>
        <w:tc>
          <w:tcPr>
            <w:tcW w:w="2263" w:type="dxa"/>
            <w:vAlign w:val="center"/>
          </w:tcPr>
          <w:p w14:paraId="7B6FAD1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TotalFreightAmount</w:t>
            </w:r>
          </w:p>
        </w:tc>
        <w:tc>
          <w:tcPr>
            <w:tcW w:w="2127" w:type="dxa"/>
            <w:vAlign w:val="center"/>
          </w:tcPr>
          <w:p w14:paraId="065078D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vận chuyển</w:t>
            </w:r>
          </w:p>
        </w:tc>
        <w:tc>
          <w:tcPr>
            <w:tcW w:w="1419" w:type="dxa"/>
            <w:vAlign w:val="center"/>
          </w:tcPr>
          <w:p w14:paraId="5837B09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6B7E28FB"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1F711C1"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5E70FA98"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2F4A7F1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3504672" w14:textId="77777777" w:rsidTr="00044F8C">
        <w:trPr>
          <w:trHeight w:val="363"/>
        </w:trPr>
        <w:tc>
          <w:tcPr>
            <w:tcW w:w="2263" w:type="dxa"/>
            <w:vAlign w:val="center"/>
          </w:tcPr>
          <w:p w14:paraId="6BB48F0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TotalOutwardAmountOC</w:t>
            </w:r>
          </w:p>
        </w:tc>
        <w:tc>
          <w:tcPr>
            <w:tcW w:w="2127" w:type="dxa"/>
            <w:vAlign w:val="center"/>
          </w:tcPr>
          <w:p w14:paraId="08E0A38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14:paraId="2CEEB96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5D4C71B3"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58B2B778"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5B354F75"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273625A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E2CE019" w14:textId="77777777" w:rsidTr="00044F8C">
        <w:trPr>
          <w:trHeight w:val="363"/>
        </w:trPr>
        <w:tc>
          <w:tcPr>
            <w:tcW w:w="2263" w:type="dxa"/>
            <w:vAlign w:val="center"/>
          </w:tcPr>
          <w:p w14:paraId="19AB732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TotalOutwardAmount</w:t>
            </w:r>
          </w:p>
        </w:tc>
        <w:tc>
          <w:tcPr>
            <w:tcW w:w="2127" w:type="dxa"/>
            <w:vAlign w:val="center"/>
          </w:tcPr>
          <w:p w14:paraId="616CB28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giá trị xuất</w:t>
            </w:r>
          </w:p>
        </w:tc>
        <w:tc>
          <w:tcPr>
            <w:tcW w:w="1419" w:type="dxa"/>
            <w:vAlign w:val="center"/>
          </w:tcPr>
          <w:p w14:paraId="220989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707" w:type="dxa"/>
            <w:vAlign w:val="center"/>
          </w:tcPr>
          <w:p w14:paraId="62FF5113"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7D63F82"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714F56DC"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0BC420D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F1F5164" w14:textId="77777777" w:rsidTr="00044F8C">
        <w:trPr>
          <w:trHeight w:val="363"/>
        </w:trPr>
        <w:tc>
          <w:tcPr>
            <w:tcW w:w="2263" w:type="dxa"/>
            <w:vAlign w:val="center"/>
          </w:tcPr>
          <w:p w14:paraId="1A9E12E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CreatedDate</w:t>
            </w:r>
          </w:p>
        </w:tc>
        <w:tc>
          <w:tcPr>
            <w:tcW w:w="2127" w:type="dxa"/>
            <w:vAlign w:val="center"/>
          </w:tcPr>
          <w:p w14:paraId="3D48BAA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419" w:type="dxa"/>
            <w:vAlign w:val="center"/>
          </w:tcPr>
          <w:p w14:paraId="2A2E81F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14:paraId="553D025A"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09008D2"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50AF16C3"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680912B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C9E3A59" w14:textId="77777777" w:rsidTr="00044F8C">
        <w:trPr>
          <w:trHeight w:val="363"/>
        </w:trPr>
        <w:tc>
          <w:tcPr>
            <w:tcW w:w="2263" w:type="dxa"/>
            <w:vAlign w:val="center"/>
          </w:tcPr>
          <w:p w14:paraId="2F82468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2127" w:type="dxa"/>
            <w:vAlign w:val="center"/>
          </w:tcPr>
          <w:p w14:paraId="33D8F47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419" w:type="dxa"/>
            <w:vAlign w:val="center"/>
          </w:tcPr>
          <w:p w14:paraId="2527A5B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14:paraId="7D0D3C90"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FD94D68"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4E7B7A9A"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721B4E7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3E33EAA" w14:textId="77777777" w:rsidTr="00044F8C">
        <w:trPr>
          <w:trHeight w:val="363"/>
        </w:trPr>
        <w:tc>
          <w:tcPr>
            <w:tcW w:w="2263" w:type="dxa"/>
            <w:vAlign w:val="center"/>
          </w:tcPr>
          <w:p w14:paraId="7D31196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ModifyDate</w:t>
            </w:r>
          </w:p>
        </w:tc>
        <w:tc>
          <w:tcPr>
            <w:tcW w:w="2127" w:type="dxa"/>
            <w:vAlign w:val="center"/>
          </w:tcPr>
          <w:p w14:paraId="5FA8AA0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thay đổi</w:t>
            </w:r>
          </w:p>
        </w:tc>
        <w:tc>
          <w:tcPr>
            <w:tcW w:w="1419" w:type="dxa"/>
            <w:vAlign w:val="center"/>
          </w:tcPr>
          <w:p w14:paraId="648EF90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707" w:type="dxa"/>
            <w:vAlign w:val="center"/>
          </w:tcPr>
          <w:p w14:paraId="5BF537E5"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696E33AA"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43C0FB0A"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5D6B994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DEDBA53" w14:textId="77777777" w:rsidTr="00044F8C">
        <w:trPr>
          <w:trHeight w:val="363"/>
        </w:trPr>
        <w:tc>
          <w:tcPr>
            <w:tcW w:w="2263" w:type="dxa"/>
            <w:vAlign w:val="center"/>
          </w:tcPr>
          <w:p w14:paraId="3FE7B06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2127" w:type="dxa"/>
            <w:vAlign w:val="center"/>
          </w:tcPr>
          <w:p w14:paraId="36669B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419" w:type="dxa"/>
            <w:vAlign w:val="center"/>
          </w:tcPr>
          <w:p w14:paraId="1963DB2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707" w:type="dxa"/>
            <w:vAlign w:val="center"/>
          </w:tcPr>
          <w:p w14:paraId="26DAB412"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F3ACEA9"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7E17051A"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542BC33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69725D4" w14:textId="77777777" w:rsidTr="00044F8C">
        <w:trPr>
          <w:trHeight w:val="363"/>
        </w:trPr>
        <w:tc>
          <w:tcPr>
            <w:tcW w:w="2263" w:type="dxa"/>
            <w:vAlign w:val="center"/>
          </w:tcPr>
          <w:p w14:paraId="1411E0B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127" w:type="dxa"/>
            <w:vAlign w:val="center"/>
          </w:tcPr>
          <w:p w14:paraId="0CE688C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419" w:type="dxa"/>
            <w:vAlign w:val="center"/>
          </w:tcPr>
          <w:p w14:paraId="031ADC6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707" w:type="dxa"/>
            <w:vAlign w:val="center"/>
          </w:tcPr>
          <w:p w14:paraId="3886B456"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22C11B51"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6541B543"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24D3A61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B50E1D8" w14:textId="77777777" w:rsidTr="00044F8C">
        <w:trPr>
          <w:trHeight w:val="363"/>
        </w:trPr>
        <w:tc>
          <w:tcPr>
            <w:tcW w:w="2263" w:type="dxa"/>
            <w:vAlign w:val="center"/>
          </w:tcPr>
          <w:p w14:paraId="4F932AA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127" w:type="dxa"/>
            <w:vAlign w:val="center"/>
          </w:tcPr>
          <w:p w14:paraId="5BD927E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419" w:type="dxa"/>
            <w:vAlign w:val="center"/>
          </w:tcPr>
          <w:p w14:paraId="34DDC3A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707" w:type="dxa"/>
            <w:vAlign w:val="center"/>
          </w:tcPr>
          <w:p w14:paraId="3AA8CB78" w14:textId="77777777" w:rsidR="00C956FC" w:rsidRPr="00C60B13" w:rsidRDefault="00C956FC" w:rsidP="00C60B13">
            <w:pPr>
              <w:spacing w:line="360" w:lineRule="auto"/>
              <w:jc w:val="both"/>
              <w:rPr>
                <w:rFonts w:ascii="Times New Roman" w:hAnsi="Times New Roman" w:cs="Times New Roman"/>
                <w:sz w:val="28"/>
                <w:szCs w:val="28"/>
              </w:rPr>
            </w:pPr>
          </w:p>
        </w:tc>
        <w:tc>
          <w:tcPr>
            <w:tcW w:w="709" w:type="dxa"/>
            <w:vAlign w:val="center"/>
          </w:tcPr>
          <w:p w14:paraId="78928B97" w14:textId="77777777" w:rsidR="00C956FC" w:rsidRPr="00C60B13" w:rsidRDefault="00C956FC" w:rsidP="00C60B13">
            <w:pPr>
              <w:spacing w:line="360" w:lineRule="auto"/>
              <w:jc w:val="both"/>
              <w:rPr>
                <w:rFonts w:ascii="Times New Roman" w:hAnsi="Times New Roman" w:cs="Times New Roman"/>
                <w:sz w:val="28"/>
                <w:szCs w:val="28"/>
              </w:rPr>
            </w:pPr>
          </w:p>
        </w:tc>
        <w:tc>
          <w:tcPr>
            <w:tcW w:w="708" w:type="dxa"/>
            <w:vAlign w:val="center"/>
          </w:tcPr>
          <w:p w14:paraId="29020742" w14:textId="77777777" w:rsidR="00C956FC" w:rsidRPr="00C60B13" w:rsidRDefault="00C956FC" w:rsidP="00C60B13">
            <w:pPr>
              <w:spacing w:line="360" w:lineRule="auto"/>
              <w:jc w:val="both"/>
              <w:rPr>
                <w:rFonts w:ascii="Times New Roman" w:hAnsi="Times New Roman" w:cs="Times New Roman"/>
                <w:sz w:val="28"/>
                <w:szCs w:val="28"/>
              </w:rPr>
            </w:pPr>
          </w:p>
        </w:tc>
        <w:tc>
          <w:tcPr>
            <w:tcW w:w="1461" w:type="dxa"/>
            <w:vAlign w:val="center"/>
          </w:tcPr>
          <w:p w14:paraId="4DDD3BED" w14:textId="77777777" w:rsidR="00C956FC" w:rsidRPr="00C60B13" w:rsidRDefault="00C956FC" w:rsidP="00C60B13">
            <w:pPr>
              <w:spacing w:line="360" w:lineRule="auto"/>
              <w:jc w:val="both"/>
              <w:rPr>
                <w:rFonts w:ascii="Times New Roman" w:hAnsi="Times New Roman" w:cs="Times New Roman"/>
                <w:sz w:val="28"/>
                <w:szCs w:val="28"/>
              </w:rPr>
            </w:pPr>
          </w:p>
        </w:tc>
      </w:tr>
    </w:tbl>
    <w:p w14:paraId="28F4E0C7" w14:textId="77777777" w:rsidR="00C956FC" w:rsidRPr="00C60B13" w:rsidRDefault="00C956FC" w:rsidP="00C60B13">
      <w:pPr>
        <w:spacing w:line="360" w:lineRule="auto"/>
        <w:jc w:val="both"/>
        <w:rPr>
          <w:rFonts w:ascii="Times New Roman" w:hAnsi="Times New Roman" w:cs="Times New Roman"/>
          <w:sz w:val="28"/>
          <w:szCs w:val="28"/>
        </w:rPr>
      </w:pPr>
    </w:p>
    <w:p w14:paraId="55600CC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.18 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C956FC" w:rsidRPr="00C60B13" w14:paraId="490B93E1" w14:textId="77777777" w:rsidTr="00DC0DF9">
        <w:trPr>
          <w:trHeight w:val="363"/>
        </w:trPr>
        <w:tc>
          <w:tcPr>
            <w:tcW w:w="2618" w:type="dxa"/>
            <w:shd w:val="clear" w:color="auto" w:fill="F2F2F2" w:themeFill="background1" w:themeFillShade="F2"/>
            <w:vAlign w:val="center"/>
          </w:tcPr>
          <w:p w14:paraId="60D824D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30" w:type="dxa"/>
            <w:shd w:val="clear" w:color="auto" w:fill="F2F2F2" w:themeFill="background1" w:themeFillShade="F2"/>
            <w:vAlign w:val="center"/>
          </w:tcPr>
          <w:p w14:paraId="5F0AE695"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249" w:type="dxa"/>
            <w:shd w:val="clear" w:color="auto" w:fill="F2F2F2" w:themeFill="background1" w:themeFillShade="F2"/>
            <w:vAlign w:val="center"/>
          </w:tcPr>
          <w:p w14:paraId="403CDA1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605" w:type="dxa"/>
            <w:shd w:val="clear" w:color="auto" w:fill="F2F2F2" w:themeFill="background1" w:themeFillShade="F2"/>
            <w:vAlign w:val="center"/>
          </w:tcPr>
          <w:p w14:paraId="798776C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605" w:type="dxa"/>
            <w:shd w:val="clear" w:color="auto" w:fill="F2F2F2" w:themeFill="background1" w:themeFillShade="F2"/>
            <w:vAlign w:val="center"/>
          </w:tcPr>
          <w:p w14:paraId="5CE482A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621" w:type="dxa"/>
            <w:shd w:val="clear" w:color="auto" w:fill="F2F2F2" w:themeFill="background1" w:themeFillShade="F2"/>
            <w:vAlign w:val="center"/>
          </w:tcPr>
          <w:p w14:paraId="4574990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2067" w:type="dxa"/>
            <w:shd w:val="clear" w:color="auto" w:fill="F2F2F2" w:themeFill="background1" w:themeFillShade="F2"/>
            <w:vAlign w:val="center"/>
          </w:tcPr>
          <w:p w14:paraId="251F9E6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22F9C47D" w14:textId="77777777" w:rsidTr="00DC0DF9">
        <w:trPr>
          <w:trHeight w:val="363"/>
        </w:trPr>
        <w:tc>
          <w:tcPr>
            <w:tcW w:w="2618" w:type="dxa"/>
            <w:vAlign w:val="center"/>
          </w:tcPr>
          <w:p w14:paraId="5C34F1C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630" w:type="dxa"/>
            <w:vAlign w:val="center"/>
          </w:tcPr>
          <w:p w14:paraId="762B833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nhập</w:t>
            </w:r>
          </w:p>
        </w:tc>
        <w:tc>
          <w:tcPr>
            <w:tcW w:w="1249" w:type="dxa"/>
            <w:vAlign w:val="center"/>
          </w:tcPr>
          <w:p w14:paraId="7E55590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14:paraId="2B45343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05" w:type="dxa"/>
            <w:vAlign w:val="center"/>
          </w:tcPr>
          <w:p w14:paraId="18EFFCC4"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49C0B13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2067" w:type="dxa"/>
            <w:vAlign w:val="center"/>
          </w:tcPr>
          <w:p w14:paraId="005A4AF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CF7D224" w14:textId="77777777" w:rsidTr="00DC0DF9">
        <w:trPr>
          <w:trHeight w:val="363"/>
        </w:trPr>
        <w:tc>
          <w:tcPr>
            <w:tcW w:w="2618" w:type="dxa"/>
            <w:vAlign w:val="center"/>
          </w:tcPr>
          <w:p w14:paraId="62F3A71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30" w:type="dxa"/>
            <w:vAlign w:val="center"/>
          </w:tcPr>
          <w:p w14:paraId="385DB74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nhập</w:t>
            </w:r>
          </w:p>
        </w:tc>
        <w:tc>
          <w:tcPr>
            <w:tcW w:w="1249" w:type="dxa"/>
            <w:vAlign w:val="center"/>
          </w:tcPr>
          <w:p w14:paraId="7E4D192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14:paraId="6ECAB865"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7210E29D" w14:textId="77777777"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14:paraId="0CD29ED8"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0724770D" w14:textId="77777777" w:rsidR="00C956FC" w:rsidRPr="00C60B13" w:rsidRDefault="003847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PurchaseInvoice</w:t>
            </w:r>
          </w:p>
        </w:tc>
      </w:tr>
      <w:tr w:rsidR="00C956FC" w:rsidRPr="00C60B13" w14:paraId="2955A08B" w14:textId="77777777" w:rsidTr="00DC0DF9">
        <w:trPr>
          <w:trHeight w:val="380"/>
        </w:trPr>
        <w:tc>
          <w:tcPr>
            <w:tcW w:w="2618" w:type="dxa"/>
            <w:vAlign w:val="center"/>
          </w:tcPr>
          <w:p w14:paraId="6A456D3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630" w:type="dxa"/>
            <w:vAlign w:val="center"/>
          </w:tcPr>
          <w:p w14:paraId="047AE0E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hang hóa</w:t>
            </w:r>
          </w:p>
        </w:tc>
        <w:tc>
          <w:tcPr>
            <w:tcW w:w="1249" w:type="dxa"/>
            <w:vAlign w:val="center"/>
          </w:tcPr>
          <w:p w14:paraId="791280D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14:paraId="55E5952A"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63985D2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621" w:type="dxa"/>
            <w:vAlign w:val="center"/>
          </w:tcPr>
          <w:p w14:paraId="673B56EB"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6A8271D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14:paraId="21E4ED34" w14:textId="77777777" w:rsidTr="00DC0DF9">
        <w:trPr>
          <w:trHeight w:val="363"/>
        </w:trPr>
        <w:tc>
          <w:tcPr>
            <w:tcW w:w="2618" w:type="dxa"/>
            <w:vAlign w:val="center"/>
          </w:tcPr>
          <w:p w14:paraId="54FCB5C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30" w:type="dxa"/>
            <w:vAlign w:val="center"/>
          </w:tcPr>
          <w:p w14:paraId="7DD5B55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Mô tả </w:t>
            </w:r>
          </w:p>
        </w:tc>
        <w:tc>
          <w:tcPr>
            <w:tcW w:w="1249" w:type="dxa"/>
            <w:vAlign w:val="center"/>
          </w:tcPr>
          <w:p w14:paraId="0A9A604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605" w:type="dxa"/>
            <w:vAlign w:val="center"/>
          </w:tcPr>
          <w:p w14:paraId="5F6BB0D9"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416C4BC0"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72A2D332"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6B8D2C2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14F62B9" w14:textId="77777777" w:rsidTr="00DC0DF9">
        <w:trPr>
          <w:trHeight w:val="363"/>
        </w:trPr>
        <w:tc>
          <w:tcPr>
            <w:tcW w:w="2618" w:type="dxa"/>
            <w:vAlign w:val="center"/>
          </w:tcPr>
          <w:p w14:paraId="666CAD8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1630" w:type="dxa"/>
            <w:vAlign w:val="center"/>
          </w:tcPr>
          <w:p w14:paraId="724A9C8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249" w:type="dxa"/>
            <w:vAlign w:val="center"/>
          </w:tcPr>
          <w:p w14:paraId="33643B5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605" w:type="dxa"/>
            <w:vAlign w:val="center"/>
          </w:tcPr>
          <w:p w14:paraId="27445C88"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049E998A"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5374E539"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468AAE5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0301E4D" w14:textId="77777777" w:rsidTr="00DC0DF9">
        <w:trPr>
          <w:trHeight w:val="363"/>
        </w:trPr>
        <w:tc>
          <w:tcPr>
            <w:tcW w:w="2618" w:type="dxa"/>
            <w:vAlign w:val="center"/>
          </w:tcPr>
          <w:p w14:paraId="6D8B3D9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630" w:type="dxa"/>
            <w:vAlign w:val="center"/>
          </w:tcPr>
          <w:p w14:paraId="11C73A7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249" w:type="dxa"/>
            <w:vAlign w:val="center"/>
          </w:tcPr>
          <w:p w14:paraId="231A313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605" w:type="dxa"/>
            <w:vAlign w:val="center"/>
          </w:tcPr>
          <w:p w14:paraId="3EDE9984"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7CB43FEE"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2A058BA4"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31CAE7E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58937C4" w14:textId="77777777" w:rsidTr="00DC0DF9">
        <w:trPr>
          <w:trHeight w:val="363"/>
        </w:trPr>
        <w:tc>
          <w:tcPr>
            <w:tcW w:w="2618" w:type="dxa"/>
            <w:vAlign w:val="center"/>
          </w:tcPr>
          <w:p w14:paraId="61075A7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630" w:type="dxa"/>
            <w:vAlign w:val="center"/>
          </w:tcPr>
          <w:p w14:paraId="7225A585" w14:textId="77777777" w:rsidR="00C956FC" w:rsidRPr="00C60B13" w:rsidRDefault="006562D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249" w:type="dxa"/>
            <w:vAlign w:val="center"/>
          </w:tcPr>
          <w:p w14:paraId="294BE4EA" w14:textId="77777777"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14:paraId="5F99B9C0"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2777E54D"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3DA479B0"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69DD300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7D6BBB5" w14:textId="77777777" w:rsidTr="00DC0DF9">
        <w:trPr>
          <w:trHeight w:val="363"/>
        </w:trPr>
        <w:tc>
          <w:tcPr>
            <w:tcW w:w="2618" w:type="dxa"/>
            <w:vAlign w:val="center"/>
          </w:tcPr>
          <w:p w14:paraId="5C2D3A4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630" w:type="dxa"/>
            <w:vAlign w:val="center"/>
          </w:tcPr>
          <w:p w14:paraId="4E20F0E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249" w:type="dxa"/>
            <w:vAlign w:val="center"/>
          </w:tcPr>
          <w:p w14:paraId="60C7DD6F" w14:textId="77777777"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14:paraId="6E86D8A4"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46320C4E"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090EE894"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1BFD19E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E2E0D02" w14:textId="77777777" w:rsidTr="00DC0DF9">
        <w:trPr>
          <w:trHeight w:val="363"/>
        </w:trPr>
        <w:tc>
          <w:tcPr>
            <w:tcW w:w="2618" w:type="dxa"/>
            <w:vAlign w:val="center"/>
          </w:tcPr>
          <w:p w14:paraId="63EBE8F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630" w:type="dxa"/>
            <w:vAlign w:val="center"/>
          </w:tcPr>
          <w:p w14:paraId="6C55403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chiết khấu</w:t>
            </w:r>
          </w:p>
        </w:tc>
        <w:tc>
          <w:tcPr>
            <w:tcW w:w="1249" w:type="dxa"/>
            <w:vAlign w:val="center"/>
          </w:tcPr>
          <w:p w14:paraId="1D8E75AC" w14:textId="77777777"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14:paraId="7D4517BB"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5EAC4F60"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136E0C31"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7FD6600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E7E66EA" w14:textId="77777777" w:rsidTr="00DC0DF9">
        <w:trPr>
          <w:trHeight w:val="363"/>
        </w:trPr>
        <w:tc>
          <w:tcPr>
            <w:tcW w:w="2618" w:type="dxa"/>
            <w:vAlign w:val="center"/>
          </w:tcPr>
          <w:p w14:paraId="27B5EF4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630" w:type="dxa"/>
            <w:vAlign w:val="center"/>
          </w:tcPr>
          <w:p w14:paraId="09AA3431" w14:textId="77777777"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Thuế</w:t>
            </w:r>
          </w:p>
        </w:tc>
        <w:tc>
          <w:tcPr>
            <w:tcW w:w="1249" w:type="dxa"/>
            <w:vAlign w:val="center"/>
          </w:tcPr>
          <w:p w14:paraId="61A0FFC2" w14:textId="77777777"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605" w:type="dxa"/>
            <w:vAlign w:val="center"/>
          </w:tcPr>
          <w:p w14:paraId="7880AC03"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7B53D690"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5A5B4CAB"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7B992DC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807DCB7" w14:textId="77777777" w:rsidTr="00DC0DF9">
        <w:trPr>
          <w:trHeight w:val="363"/>
        </w:trPr>
        <w:tc>
          <w:tcPr>
            <w:tcW w:w="2618" w:type="dxa"/>
            <w:vAlign w:val="center"/>
          </w:tcPr>
          <w:p w14:paraId="123EF24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630" w:type="dxa"/>
            <w:vAlign w:val="center"/>
          </w:tcPr>
          <w:p w14:paraId="13E079E3" w14:textId="77777777" w:rsidR="00C956FC" w:rsidRPr="00C60B13" w:rsidRDefault="008666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249" w:type="dxa"/>
            <w:vAlign w:val="center"/>
          </w:tcPr>
          <w:p w14:paraId="25B0BDE0" w14:textId="77777777" w:rsidR="00C956FC" w:rsidRPr="00C60B13" w:rsidRDefault="0043739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605" w:type="dxa"/>
            <w:vAlign w:val="center"/>
          </w:tcPr>
          <w:p w14:paraId="08710E00" w14:textId="77777777" w:rsidR="00C956FC" w:rsidRPr="00C60B13" w:rsidRDefault="00C956FC" w:rsidP="00C60B13">
            <w:pPr>
              <w:spacing w:line="360" w:lineRule="auto"/>
              <w:jc w:val="both"/>
              <w:rPr>
                <w:rFonts w:ascii="Times New Roman" w:hAnsi="Times New Roman" w:cs="Times New Roman"/>
                <w:sz w:val="28"/>
                <w:szCs w:val="28"/>
              </w:rPr>
            </w:pPr>
          </w:p>
        </w:tc>
        <w:tc>
          <w:tcPr>
            <w:tcW w:w="605" w:type="dxa"/>
            <w:vAlign w:val="center"/>
          </w:tcPr>
          <w:p w14:paraId="7432BE62" w14:textId="77777777" w:rsidR="00C956FC" w:rsidRPr="00C60B13" w:rsidRDefault="00C956FC" w:rsidP="00C60B13">
            <w:pPr>
              <w:spacing w:line="360" w:lineRule="auto"/>
              <w:jc w:val="both"/>
              <w:rPr>
                <w:rFonts w:ascii="Times New Roman" w:hAnsi="Times New Roman" w:cs="Times New Roman"/>
                <w:sz w:val="28"/>
                <w:szCs w:val="28"/>
              </w:rPr>
            </w:pPr>
          </w:p>
        </w:tc>
        <w:tc>
          <w:tcPr>
            <w:tcW w:w="621" w:type="dxa"/>
            <w:vAlign w:val="center"/>
          </w:tcPr>
          <w:p w14:paraId="59BEB222" w14:textId="77777777" w:rsidR="00C956FC" w:rsidRPr="00C60B13" w:rsidRDefault="00C956FC" w:rsidP="00C60B13">
            <w:pPr>
              <w:spacing w:line="360" w:lineRule="auto"/>
              <w:jc w:val="both"/>
              <w:rPr>
                <w:rFonts w:ascii="Times New Roman" w:hAnsi="Times New Roman" w:cs="Times New Roman"/>
                <w:sz w:val="28"/>
                <w:szCs w:val="28"/>
              </w:rPr>
            </w:pPr>
          </w:p>
        </w:tc>
        <w:tc>
          <w:tcPr>
            <w:tcW w:w="2067" w:type="dxa"/>
            <w:vAlign w:val="center"/>
          </w:tcPr>
          <w:p w14:paraId="03C49800" w14:textId="77777777" w:rsidR="00C956FC" w:rsidRPr="00C60B13" w:rsidRDefault="00C956FC" w:rsidP="00C60B13">
            <w:pPr>
              <w:spacing w:line="360" w:lineRule="auto"/>
              <w:jc w:val="both"/>
              <w:rPr>
                <w:rFonts w:ascii="Times New Roman" w:hAnsi="Times New Roman" w:cs="Times New Roman"/>
                <w:sz w:val="28"/>
                <w:szCs w:val="28"/>
              </w:rPr>
            </w:pPr>
          </w:p>
        </w:tc>
      </w:tr>
    </w:tbl>
    <w:p w14:paraId="50AB3278" w14:textId="77777777" w:rsidR="00C956FC" w:rsidRPr="00C60B13" w:rsidRDefault="00C956FC" w:rsidP="00C60B13">
      <w:pPr>
        <w:spacing w:line="360" w:lineRule="auto"/>
        <w:jc w:val="both"/>
        <w:rPr>
          <w:rFonts w:ascii="Times New Roman" w:hAnsi="Times New Roman" w:cs="Times New Roman"/>
          <w:sz w:val="28"/>
          <w:szCs w:val="28"/>
        </w:rPr>
      </w:pPr>
    </w:p>
    <w:p w14:paraId="52BC053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.19 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C956FC" w:rsidRPr="00C60B13" w14:paraId="19B97BBD" w14:textId="77777777" w:rsidTr="00BC5E32">
        <w:trPr>
          <w:trHeight w:val="363"/>
        </w:trPr>
        <w:tc>
          <w:tcPr>
            <w:tcW w:w="1705" w:type="dxa"/>
            <w:shd w:val="clear" w:color="auto" w:fill="F2F2F2" w:themeFill="background1" w:themeFillShade="F2"/>
            <w:vAlign w:val="center"/>
          </w:tcPr>
          <w:p w14:paraId="12206D0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0103E79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14:paraId="0DD9106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5B5648B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18311E1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2F5B322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14:paraId="58A053B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33D7AE8B" w14:textId="77777777" w:rsidTr="00BC5E32">
        <w:trPr>
          <w:trHeight w:val="363"/>
        </w:trPr>
        <w:tc>
          <w:tcPr>
            <w:tcW w:w="1705" w:type="dxa"/>
            <w:vAlign w:val="center"/>
          </w:tcPr>
          <w:p w14:paraId="7BCCC1B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RegionID</w:t>
            </w:r>
          </w:p>
        </w:tc>
        <w:tc>
          <w:tcPr>
            <w:tcW w:w="2694" w:type="dxa"/>
            <w:vAlign w:val="center"/>
          </w:tcPr>
          <w:p w14:paraId="7930BBA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w:t>
            </w:r>
          </w:p>
        </w:tc>
        <w:tc>
          <w:tcPr>
            <w:tcW w:w="1618" w:type="dxa"/>
            <w:vAlign w:val="center"/>
          </w:tcPr>
          <w:p w14:paraId="5D9C1A2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48A37F2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43524EE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7AA4C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6B58418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AAADCDF" w14:textId="77777777" w:rsidTr="00BC5E32">
        <w:trPr>
          <w:trHeight w:val="363"/>
        </w:trPr>
        <w:tc>
          <w:tcPr>
            <w:tcW w:w="1705" w:type="dxa"/>
            <w:vAlign w:val="center"/>
          </w:tcPr>
          <w:p w14:paraId="744FC8C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RegionCode</w:t>
            </w:r>
          </w:p>
        </w:tc>
        <w:tc>
          <w:tcPr>
            <w:tcW w:w="2694" w:type="dxa"/>
            <w:vAlign w:val="center"/>
          </w:tcPr>
          <w:p w14:paraId="33D5B88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w:t>
            </w:r>
          </w:p>
        </w:tc>
        <w:tc>
          <w:tcPr>
            <w:tcW w:w="1618" w:type="dxa"/>
            <w:vAlign w:val="center"/>
          </w:tcPr>
          <w:p w14:paraId="29141AC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0354566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5838EE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30DF376"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3941C18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73B851D" w14:textId="77777777" w:rsidTr="00BC5E32">
        <w:trPr>
          <w:trHeight w:val="380"/>
        </w:trPr>
        <w:tc>
          <w:tcPr>
            <w:tcW w:w="1705" w:type="dxa"/>
            <w:vAlign w:val="center"/>
          </w:tcPr>
          <w:p w14:paraId="77E815A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RegionName</w:t>
            </w:r>
          </w:p>
        </w:tc>
        <w:tc>
          <w:tcPr>
            <w:tcW w:w="2694" w:type="dxa"/>
            <w:vAlign w:val="center"/>
          </w:tcPr>
          <w:p w14:paraId="1D937BD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 vực</w:t>
            </w:r>
          </w:p>
        </w:tc>
        <w:tc>
          <w:tcPr>
            <w:tcW w:w="1618" w:type="dxa"/>
            <w:vAlign w:val="center"/>
          </w:tcPr>
          <w:p w14:paraId="3E01B3C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625BA61F"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100ED9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BA8B7FD"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2A74CD6"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EB421CE" w14:textId="77777777" w:rsidTr="00BC5E32">
        <w:trPr>
          <w:trHeight w:val="363"/>
        </w:trPr>
        <w:tc>
          <w:tcPr>
            <w:tcW w:w="1705" w:type="dxa"/>
            <w:vAlign w:val="center"/>
          </w:tcPr>
          <w:p w14:paraId="116E551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ParentID</w:t>
            </w:r>
          </w:p>
        </w:tc>
        <w:tc>
          <w:tcPr>
            <w:tcW w:w="2694" w:type="dxa"/>
            <w:vAlign w:val="center"/>
          </w:tcPr>
          <w:p w14:paraId="50C25B7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 vực cha</w:t>
            </w:r>
          </w:p>
        </w:tc>
        <w:tc>
          <w:tcPr>
            <w:tcW w:w="1618" w:type="dxa"/>
            <w:vAlign w:val="center"/>
          </w:tcPr>
          <w:p w14:paraId="4B3BF2D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55DF2F2A"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E21460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0D8890B4"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4B23FD2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Region</w:t>
            </w:r>
          </w:p>
        </w:tc>
      </w:tr>
      <w:tr w:rsidR="00C956FC" w:rsidRPr="00C60B13" w14:paraId="3E4DCEFA" w14:textId="77777777" w:rsidTr="00BC5E32">
        <w:trPr>
          <w:trHeight w:val="363"/>
        </w:trPr>
        <w:tc>
          <w:tcPr>
            <w:tcW w:w="1705" w:type="dxa"/>
            <w:vAlign w:val="center"/>
          </w:tcPr>
          <w:p w14:paraId="1F81A4B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IsParent</w:t>
            </w:r>
          </w:p>
        </w:tc>
        <w:tc>
          <w:tcPr>
            <w:tcW w:w="2694" w:type="dxa"/>
            <w:vAlign w:val="center"/>
          </w:tcPr>
          <w:p w14:paraId="4B99DCB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Là khu vực cha</w:t>
            </w:r>
          </w:p>
        </w:tc>
        <w:tc>
          <w:tcPr>
            <w:tcW w:w="1618" w:type="dxa"/>
            <w:vAlign w:val="center"/>
          </w:tcPr>
          <w:p w14:paraId="68B66F6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39DD222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3741A8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82B214F"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39A9B33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94CA437" w14:textId="77777777" w:rsidTr="00BC5E32">
        <w:trPr>
          <w:trHeight w:val="363"/>
        </w:trPr>
        <w:tc>
          <w:tcPr>
            <w:tcW w:w="1705" w:type="dxa"/>
            <w:vAlign w:val="center"/>
          </w:tcPr>
          <w:p w14:paraId="4A0A1FE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ParentCode</w:t>
            </w:r>
          </w:p>
        </w:tc>
        <w:tc>
          <w:tcPr>
            <w:tcW w:w="2694" w:type="dxa"/>
            <w:vAlign w:val="center"/>
          </w:tcPr>
          <w:p w14:paraId="01773EB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khu vực cha</w:t>
            </w:r>
          </w:p>
        </w:tc>
        <w:tc>
          <w:tcPr>
            <w:tcW w:w="1618" w:type="dxa"/>
            <w:vAlign w:val="center"/>
          </w:tcPr>
          <w:p w14:paraId="56AD726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570AD2A7"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54031ED"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AC82219"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AD0DA2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653B08C" w14:textId="77777777" w:rsidTr="00BC5E32">
        <w:trPr>
          <w:trHeight w:val="363"/>
        </w:trPr>
        <w:tc>
          <w:tcPr>
            <w:tcW w:w="1705" w:type="dxa"/>
            <w:vAlign w:val="center"/>
          </w:tcPr>
          <w:p w14:paraId="5C449A5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Grade</w:t>
            </w:r>
          </w:p>
        </w:tc>
        <w:tc>
          <w:tcPr>
            <w:tcW w:w="2694" w:type="dxa"/>
            <w:vAlign w:val="center"/>
          </w:tcPr>
          <w:p w14:paraId="4EE2A71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Phân cấp khu vực</w:t>
            </w:r>
          </w:p>
        </w:tc>
        <w:tc>
          <w:tcPr>
            <w:tcW w:w="1618" w:type="dxa"/>
            <w:vAlign w:val="center"/>
          </w:tcPr>
          <w:p w14:paraId="68311E3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3F61A77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0620E2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CC65937"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0598BC5" w14:textId="77777777" w:rsidR="00C956FC" w:rsidRPr="00C60B13" w:rsidRDefault="00C956FC" w:rsidP="00C60B13">
            <w:pPr>
              <w:spacing w:line="360" w:lineRule="auto"/>
              <w:jc w:val="both"/>
              <w:rPr>
                <w:rFonts w:ascii="Times New Roman" w:hAnsi="Times New Roman" w:cs="Times New Roman"/>
                <w:sz w:val="28"/>
                <w:szCs w:val="28"/>
              </w:rPr>
            </w:pPr>
          </w:p>
        </w:tc>
      </w:tr>
    </w:tbl>
    <w:p w14:paraId="63A8DC99" w14:textId="77777777" w:rsidR="00C956FC" w:rsidRPr="00C60B13" w:rsidRDefault="00C956FC" w:rsidP="00C60B13">
      <w:pPr>
        <w:spacing w:line="360" w:lineRule="auto"/>
        <w:jc w:val="both"/>
        <w:rPr>
          <w:rFonts w:ascii="Times New Roman" w:hAnsi="Times New Roman" w:cs="Times New Roman"/>
          <w:sz w:val="28"/>
          <w:szCs w:val="28"/>
        </w:rPr>
      </w:pPr>
    </w:p>
    <w:p w14:paraId="6023CF7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4.20 SaleInvoice – Quản lý thông tin đơn bán hàng</w:t>
      </w:r>
    </w:p>
    <w:tbl>
      <w:tblPr>
        <w:tblStyle w:val="TableGrid"/>
        <w:tblW w:w="9377" w:type="dxa"/>
        <w:tblLook w:val="04A0" w:firstRow="1" w:lastRow="0" w:firstColumn="1" w:lastColumn="0" w:noHBand="0" w:noVBand="1"/>
      </w:tblPr>
      <w:tblGrid>
        <w:gridCol w:w="2741"/>
        <w:gridCol w:w="1044"/>
        <w:gridCol w:w="2005"/>
        <w:gridCol w:w="605"/>
        <w:gridCol w:w="605"/>
        <w:gridCol w:w="621"/>
        <w:gridCol w:w="1756"/>
      </w:tblGrid>
      <w:tr w:rsidR="00C956FC" w:rsidRPr="00C60B13" w14:paraId="102573BD" w14:textId="77777777" w:rsidTr="00B15044">
        <w:trPr>
          <w:trHeight w:val="363"/>
        </w:trPr>
        <w:tc>
          <w:tcPr>
            <w:tcW w:w="2917" w:type="dxa"/>
            <w:shd w:val="clear" w:color="auto" w:fill="F2F2F2" w:themeFill="background1" w:themeFillShade="F2"/>
            <w:vAlign w:val="center"/>
          </w:tcPr>
          <w:p w14:paraId="58DA178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180" w:type="dxa"/>
            <w:shd w:val="clear" w:color="auto" w:fill="F2F2F2" w:themeFill="background1" w:themeFillShade="F2"/>
            <w:vAlign w:val="center"/>
          </w:tcPr>
          <w:p w14:paraId="41C5DBC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14:paraId="5E8D488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14:paraId="6D24E1D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14:paraId="3AFA1F0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14:paraId="2884079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55" w:type="dxa"/>
            <w:shd w:val="clear" w:color="auto" w:fill="F2F2F2" w:themeFill="background1" w:themeFillShade="F2"/>
            <w:vAlign w:val="center"/>
          </w:tcPr>
          <w:p w14:paraId="6C22DA8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00F42334" w14:textId="77777777" w:rsidTr="00B15044">
        <w:trPr>
          <w:trHeight w:val="363"/>
        </w:trPr>
        <w:tc>
          <w:tcPr>
            <w:tcW w:w="2917" w:type="dxa"/>
            <w:vAlign w:val="center"/>
          </w:tcPr>
          <w:p w14:paraId="07D5CA4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180" w:type="dxa"/>
            <w:vAlign w:val="center"/>
          </w:tcPr>
          <w:p w14:paraId="2FBE4E4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bán hàng</w:t>
            </w:r>
          </w:p>
        </w:tc>
        <w:tc>
          <w:tcPr>
            <w:tcW w:w="1877" w:type="dxa"/>
            <w:vAlign w:val="center"/>
          </w:tcPr>
          <w:p w14:paraId="32CEBC8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4022AD9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14:paraId="0D69E541"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328CA3F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55" w:type="dxa"/>
            <w:vAlign w:val="center"/>
          </w:tcPr>
          <w:p w14:paraId="587AFAC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7940966" w14:textId="77777777" w:rsidTr="00B15044">
        <w:trPr>
          <w:trHeight w:val="363"/>
        </w:trPr>
        <w:tc>
          <w:tcPr>
            <w:tcW w:w="2917" w:type="dxa"/>
            <w:vAlign w:val="center"/>
          </w:tcPr>
          <w:p w14:paraId="30F7331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180" w:type="dxa"/>
            <w:vAlign w:val="center"/>
          </w:tcPr>
          <w:p w14:paraId="1670ECB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đơn bán hàng</w:t>
            </w:r>
          </w:p>
        </w:tc>
        <w:tc>
          <w:tcPr>
            <w:tcW w:w="1877" w:type="dxa"/>
            <w:vAlign w:val="center"/>
          </w:tcPr>
          <w:p w14:paraId="05357C77" w14:textId="77777777"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14:paraId="6FF48C80"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3BEF397"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F93A513"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7E308CBC"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E07153C" w14:textId="77777777" w:rsidTr="00B15044">
        <w:trPr>
          <w:trHeight w:val="380"/>
        </w:trPr>
        <w:tc>
          <w:tcPr>
            <w:tcW w:w="2917" w:type="dxa"/>
            <w:vAlign w:val="center"/>
          </w:tcPr>
          <w:p w14:paraId="753966B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180" w:type="dxa"/>
            <w:vAlign w:val="center"/>
          </w:tcPr>
          <w:p w14:paraId="36258FE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877" w:type="dxa"/>
            <w:vAlign w:val="center"/>
          </w:tcPr>
          <w:p w14:paraId="5A0F9293" w14:textId="77777777"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14:paraId="2276E792"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469EA188"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4EA7C1E9"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14C6E9E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2998379" w14:textId="77777777" w:rsidTr="00B15044">
        <w:trPr>
          <w:trHeight w:val="363"/>
        </w:trPr>
        <w:tc>
          <w:tcPr>
            <w:tcW w:w="2917" w:type="dxa"/>
            <w:vAlign w:val="center"/>
          </w:tcPr>
          <w:p w14:paraId="60C676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180" w:type="dxa"/>
            <w:vAlign w:val="center"/>
          </w:tcPr>
          <w:p w14:paraId="38CF99B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chứng từ</w:t>
            </w:r>
          </w:p>
        </w:tc>
        <w:tc>
          <w:tcPr>
            <w:tcW w:w="1877" w:type="dxa"/>
            <w:vAlign w:val="center"/>
          </w:tcPr>
          <w:p w14:paraId="0F498243" w14:textId="77777777"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12170A53"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8F3DEA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5EB197F7"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5E1FBCC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14:paraId="01AF1ADF" w14:textId="77777777" w:rsidTr="00B15044">
        <w:trPr>
          <w:trHeight w:val="363"/>
        </w:trPr>
        <w:tc>
          <w:tcPr>
            <w:tcW w:w="2917" w:type="dxa"/>
            <w:vAlign w:val="center"/>
          </w:tcPr>
          <w:p w14:paraId="56556B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ObjectID</w:t>
            </w:r>
          </w:p>
        </w:tc>
        <w:tc>
          <w:tcPr>
            <w:tcW w:w="1180" w:type="dxa"/>
            <w:vAlign w:val="center"/>
          </w:tcPr>
          <w:p w14:paraId="260571D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đối tượng</w:t>
            </w:r>
          </w:p>
        </w:tc>
        <w:tc>
          <w:tcPr>
            <w:tcW w:w="1877" w:type="dxa"/>
            <w:vAlign w:val="center"/>
          </w:tcPr>
          <w:p w14:paraId="39EBEF90" w14:textId="77777777" w:rsidR="00C956FC" w:rsidRPr="00C60B13" w:rsidRDefault="001C6C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2B52273A"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9B7B397" w14:textId="77777777"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67716153"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03AF9335" w14:textId="77777777" w:rsidR="00C956FC" w:rsidRPr="00C60B13" w:rsidRDefault="000F6C0B"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r>
      <w:tr w:rsidR="00C956FC" w:rsidRPr="00C60B13" w14:paraId="73F97C77" w14:textId="77777777" w:rsidTr="00B15044">
        <w:trPr>
          <w:trHeight w:val="363"/>
        </w:trPr>
        <w:tc>
          <w:tcPr>
            <w:tcW w:w="2917" w:type="dxa"/>
            <w:vAlign w:val="center"/>
          </w:tcPr>
          <w:p w14:paraId="35A67C7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BillPaid</w:t>
            </w:r>
          </w:p>
        </w:tc>
        <w:tc>
          <w:tcPr>
            <w:tcW w:w="1180" w:type="dxa"/>
            <w:vAlign w:val="center"/>
          </w:tcPr>
          <w:p w14:paraId="4F025F9D" w14:textId="77777777" w:rsidR="00C956FC" w:rsidRPr="00C60B13" w:rsidRDefault="00B1504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Hóa đơn thanh toán</w:t>
            </w:r>
          </w:p>
        </w:tc>
        <w:tc>
          <w:tcPr>
            <w:tcW w:w="1877" w:type="dxa"/>
            <w:vAlign w:val="center"/>
          </w:tcPr>
          <w:p w14:paraId="291AEE37"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14:paraId="09318834"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4C42ECA9"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3E7DEAF5"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7FAB917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649F7F1" w14:textId="77777777" w:rsidTr="00B15044">
        <w:trPr>
          <w:trHeight w:val="363"/>
        </w:trPr>
        <w:tc>
          <w:tcPr>
            <w:tcW w:w="2917" w:type="dxa"/>
            <w:vAlign w:val="center"/>
          </w:tcPr>
          <w:p w14:paraId="4528DE7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DiscountRate</w:t>
            </w:r>
          </w:p>
        </w:tc>
        <w:tc>
          <w:tcPr>
            <w:tcW w:w="1180" w:type="dxa"/>
            <w:vAlign w:val="center"/>
          </w:tcPr>
          <w:p w14:paraId="4BEA363E" w14:textId="77777777"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14:paraId="732FD444"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14:paraId="0CEF3C8D"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50F2ACD6"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08DD6FC1"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3214E2B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3BAF2FD" w14:textId="77777777" w:rsidTr="00B15044">
        <w:trPr>
          <w:trHeight w:val="363"/>
        </w:trPr>
        <w:tc>
          <w:tcPr>
            <w:tcW w:w="2917" w:type="dxa"/>
            <w:vAlign w:val="center"/>
          </w:tcPr>
          <w:p w14:paraId="3EB9CF9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180" w:type="dxa"/>
            <w:vAlign w:val="center"/>
          </w:tcPr>
          <w:p w14:paraId="795E858F" w14:textId="77777777"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r w:rsidR="00B51CAD" w:rsidRPr="00C60B13">
              <w:rPr>
                <w:rFonts w:ascii="Times New Roman" w:hAnsi="Times New Roman" w:cs="Times New Roman"/>
                <w:sz w:val="28"/>
                <w:szCs w:val="28"/>
              </w:rPr>
              <w:t xml:space="preserve"> đơn hàng</w:t>
            </w:r>
          </w:p>
        </w:tc>
        <w:tc>
          <w:tcPr>
            <w:tcW w:w="1877" w:type="dxa"/>
            <w:vAlign w:val="center"/>
          </w:tcPr>
          <w:p w14:paraId="3A36C2C0"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61DA06B5"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440281F"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2C4FE2FD"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0FC3C07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EF64D89" w14:textId="77777777" w:rsidTr="00B15044">
        <w:trPr>
          <w:trHeight w:val="363"/>
        </w:trPr>
        <w:tc>
          <w:tcPr>
            <w:tcW w:w="2917" w:type="dxa"/>
            <w:vAlign w:val="center"/>
          </w:tcPr>
          <w:p w14:paraId="1608AD6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TotalAmount</w:t>
            </w:r>
          </w:p>
        </w:tc>
        <w:tc>
          <w:tcPr>
            <w:tcW w:w="1180" w:type="dxa"/>
            <w:vAlign w:val="center"/>
          </w:tcPr>
          <w:p w14:paraId="65F01111" w14:textId="77777777" w:rsidR="00C956FC" w:rsidRPr="00C60B13" w:rsidRDefault="00EC396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14:paraId="45CBA72C"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30D90F56"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22E339B"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17E813A"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3D303F3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76AE259" w14:textId="77777777" w:rsidTr="00B15044">
        <w:trPr>
          <w:trHeight w:val="363"/>
        </w:trPr>
        <w:tc>
          <w:tcPr>
            <w:tcW w:w="2917" w:type="dxa"/>
            <w:vAlign w:val="center"/>
          </w:tcPr>
          <w:p w14:paraId="4A098D2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TotalDiscountAmount</w:t>
            </w:r>
          </w:p>
        </w:tc>
        <w:tc>
          <w:tcPr>
            <w:tcW w:w="1180" w:type="dxa"/>
            <w:vAlign w:val="center"/>
          </w:tcPr>
          <w:p w14:paraId="6B7A2D32" w14:textId="77777777"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triết khấu</w:t>
            </w:r>
          </w:p>
        </w:tc>
        <w:tc>
          <w:tcPr>
            <w:tcW w:w="1877" w:type="dxa"/>
            <w:vAlign w:val="center"/>
          </w:tcPr>
          <w:p w14:paraId="4924D14C"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247E2D73"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7A24A47"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480853CB"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02836FF6"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2E94AE2" w14:textId="77777777" w:rsidTr="00B15044">
        <w:trPr>
          <w:trHeight w:val="363"/>
        </w:trPr>
        <w:tc>
          <w:tcPr>
            <w:tcW w:w="2917" w:type="dxa"/>
            <w:vAlign w:val="center"/>
          </w:tcPr>
          <w:p w14:paraId="2A7A29B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TotalVATAmount</w:t>
            </w:r>
          </w:p>
        </w:tc>
        <w:tc>
          <w:tcPr>
            <w:tcW w:w="1180" w:type="dxa"/>
            <w:vAlign w:val="center"/>
          </w:tcPr>
          <w:p w14:paraId="2B9FBAA6" w14:textId="77777777" w:rsidR="00C956FC" w:rsidRPr="00C60B13" w:rsidRDefault="00B51CA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w:t>
            </w:r>
          </w:p>
        </w:tc>
        <w:tc>
          <w:tcPr>
            <w:tcW w:w="1877" w:type="dxa"/>
            <w:vAlign w:val="center"/>
          </w:tcPr>
          <w:p w14:paraId="29C84716"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035BF1D9"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7959BB4D"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02737AA4"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2334929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DBD0F06" w14:textId="77777777" w:rsidTr="00B15044">
        <w:trPr>
          <w:trHeight w:val="363"/>
        </w:trPr>
        <w:tc>
          <w:tcPr>
            <w:tcW w:w="2917" w:type="dxa"/>
            <w:vAlign w:val="center"/>
          </w:tcPr>
          <w:p w14:paraId="3AEA934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180" w:type="dxa"/>
            <w:vAlign w:val="center"/>
          </w:tcPr>
          <w:p w14:paraId="5420AFBB" w14:textId="77777777"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tạo</w:t>
            </w:r>
          </w:p>
        </w:tc>
        <w:tc>
          <w:tcPr>
            <w:tcW w:w="1877" w:type="dxa"/>
            <w:vAlign w:val="center"/>
          </w:tcPr>
          <w:p w14:paraId="050287D5"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14:paraId="4D21A343"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E81139D"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58DA3272"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45CE130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68B2434" w14:textId="77777777" w:rsidTr="00B15044">
        <w:trPr>
          <w:trHeight w:val="363"/>
        </w:trPr>
        <w:tc>
          <w:tcPr>
            <w:tcW w:w="2917" w:type="dxa"/>
            <w:vAlign w:val="center"/>
          </w:tcPr>
          <w:p w14:paraId="28F608F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180" w:type="dxa"/>
            <w:vAlign w:val="center"/>
          </w:tcPr>
          <w:p w14:paraId="01C3810B" w14:textId="77777777"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77" w:type="dxa"/>
            <w:vAlign w:val="center"/>
          </w:tcPr>
          <w:p w14:paraId="443A4023"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14:paraId="09BB60F4"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748319C6"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6480B66A"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38E2F98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FADE013" w14:textId="77777777" w:rsidTr="00B15044">
        <w:trPr>
          <w:trHeight w:val="363"/>
        </w:trPr>
        <w:tc>
          <w:tcPr>
            <w:tcW w:w="2917" w:type="dxa"/>
            <w:vAlign w:val="center"/>
          </w:tcPr>
          <w:p w14:paraId="52F8C44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StatusID</w:t>
            </w:r>
          </w:p>
        </w:tc>
        <w:tc>
          <w:tcPr>
            <w:tcW w:w="1180" w:type="dxa"/>
            <w:vAlign w:val="center"/>
          </w:tcPr>
          <w:p w14:paraId="2C8E5BC4" w14:textId="77777777" w:rsidR="00C956FC" w:rsidRPr="00C60B13" w:rsidRDefault="00DB578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 đơn hàng</w:t>
            </w:r>
          </w:p>
        </w:tc>
        <w:tc>
          <w:tcPr>
            <w:tcW w:w="1877" w:type="dxa"/>
            <w:vAlign w:val="center"/>
          </w:tcPr>
          <w:p w14:paraId="6C6339BA" w14:textId="77777777" w:rsidR="00C956FC"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35AA985F"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6CA43B77"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738A44F4" w14:textId="77777777" w:rsidR="00C956FC" w:rsidRPr="00C60B13" w:rsidRDefault="00C956FC" w:rsidP="00C60B13">
            <w:pPr>
              <w:spacing w:line="360" w:lineRule="auto"/>
              <w:jc w:val="both"/>
              <w:rPr>
                <w:rFonts w:ascii="Times New Roman" w:hAnsi="Times New Roman" w:cs="Times New Roman"/>
                <w:sz w:val="28"/>
                <w:szCs w:val="28"/>
              </w:rPr>
            </w:pPr>
          </w:p>
        </w:tc>
        <w:tc>
          <w:tcPr>
            <w:tcW w:w="1655" w:type="dxa"/>
            <w:vAlign w:val="center"/>
          </w:tcPr>
          <w:p w14:paraId="1A84473E" w14:textId="77777777" w:rsidR="00C956FC" w:rsidRPr="00C60B13" w:rsidRDefault="00C956FC" w:rsidP="00C60B13">
            <w:pPr>
              <w:spacing w:line="360" w:lineRule="auto"/>
              <w:jc w:val="both"/>
              <w:rPr>
                <w:rFonts w:ascii="Times New Roman" w:hAnsi="Times New Roman" w:cs="Times New Roman"/>
                <w:sz w:val="28"/>
                <w:szCs w:val="28"/>
              </w:rPr>
            </w:pPr>
          </w:p>
        </w:tc>
      </w:tr>
      <w:tr w:rsidR="00ED4384" w:rsidRPr="00C60B13" w14:paraId="6CB2A727" w14:textId="77777777" w:rsidTr="00B15044">
        <w:trPr>
          <w:trHeight w:val="363"/>
        </w:trPr>
        <w:tc>
          <w:tcPr>
            <w:tcW w:w="2917" w:type="dxa"/>
            <w:vAlign w:val="center"/>
          </w:tcPr>
          <w:p w14:paraId="2C7A2ED7"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Employee</w:t>
            </w:r>
          </w:p>
        </w:tc>
        <w:tc>
          <w:tcPr>
            <w:tcW w:w="1180" w:type="dxa"/>
            <w:vAlign w:val="center"/>
          </w:tcPr>
          <w:p w14:paraId="6663C432"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Nhân viên</w:t>
            </w:r>
          </w:p>
        </w:tc>
        <w:tc>
          <w:tcPr>
            <w:tcW w:w="1877" w:type="dxa"/>
            <w:vAlign w:val="center"/>
          </w:tcPr>
          <w:p w14:paraId="1C6AA70E"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14:paraId="42978559" w14:textId="77777777"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14:paraId="49E38930" w14:textId="77777777"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14:paraId="3912D8D2" w14:textId="77777777"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14:paraId="2314B6B9" w14:textId="77777777" w:rsidR="00ED4384" w:rsidRPr="00C60B13" w:rsidRDefault="00ED4384" w:rsidP="00C60B13">
            <w:pPr>
              <w:spacing w:line="360" w:lineRule="auto"/>
              <w:jc w:val="both"/>
              <w:rPr>
                <w:rFonts w:ascii="Times New Roman" w:hAnsi="Times New Roman" w:cs="Times New Roman"/>
                <w:sz w:val="28"/>
                <w:szCs w:val="28"/>
              </w:rPr>
            </w:pPr>
          </w:p>
        </w:tc>
      </w:tr>
      <w:tr w:rsidR="00ED4384" w:rsidRPr="00C60B13" w14:paraId="773D3FF7" w14:textId="77777777" w:rsidTr="00B15044">
        <w:trPr>
          <w:trHeight w:val="363"/>
        </w:trPr>
        <w:tc>
          <w:tcPr>
            <w:tcW w:w="2917" w:type="dxa"/>
            <w:vAlign w:val="center"/>
          </w:tcPr>
          <w:p w14:paraId="1CC37C1B"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OriginalVoucherNo</w:t>
            </w:r>
          </w:p>
        </w:tc>
        <w:tc>
          <w:tcPr>
            <w:tcW w:w="1180" w:type="dxa"/>
            <w:vAlign w:val="center"/>
          </w:tcPr>
          <w:p w14:paraId="127CD1E2"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Mã chứng từ gốc</w:t>
            </w:r>
          </w:p>
        </w:tc>
        <w:tc>
          <w:tcPr>
            <w:tcW w:w="1877" w:type="dxa"/>
            <w:vAlign w:val="center"/>
          </w:tcPr>
          <w:p w14:paraId="598C75CF"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78" w:type="dxa"/>
            <w:vAlign w:val="center"/>
          </w:tcPr>
          <w:p w14:paraId="7C907491" w14:textId="77777777"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14:paraId="4CD4CDDE" w14:textId="77777777"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14:paraId="1AEAACC5" w14:textId="77777777"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14:paraId="37F2C35B" w14:textId="77777777" w:rsidR="00ED4384" w:rsidRPr="00C60B13" w:rsidRDefault="00ED4384" w:rsidP="00C60B13">
            <w:pPr>
              <w:spacing w:line="360" w:lineRule="auto"/>
              <w:jc w:val="both"/>
              <w:rPr>
                <w:rFonts w:ascii="Times New Roman" w:hAnsi="Times New Roman" w:cs="Times New Roman"/>
                <w:sz w:val="28"/>
                <w:szCs w:val="28"/>
              </w:rPr>
            </w:pPr>
          </w:p>
        </w:tc>
      </w:tr>
      <w:tr w:rsidR="00ED4384" w:rsidRPr="00C60B13" w14:paraId="5ED8B1B8" w14:textId="77777777" w:rsidTr="00B15044">
        <w:trPr>
          <w:trHeight w:val="363"/>
        </w:trPr>
        <w:tc>
          <w:tcPr>
            <w:tcW w:w="2917" w:type="dxa"/>
            <w:vAlign w:val="center"/>
          </w:tcPr>
          <w:p w14:paraId="03CBD2A2"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180" w:type="dxa"/>
            <w:vAlign w:val="center"/>
          </w:tcPr>
          <w:p w14:paraId="3D5C338B"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77" w:type="dxa"/>
            <w:vAlign w:val="center"/>
          </w:tcPr>
          <w:p w14:paraId="15323929"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42C78F52" w14:textId="77777777"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14:paraId="7CD203D1" w14:textId="77777777"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1FE970A0" w14:textId="77777777"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14:paraId="59925BCD" w14:textId="77777777" w:rsidR="00ED4384" w:rsidRPr="00C60B13" w:rsidRDefault="00116F7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r>
      <w:tr w:rsidR="00ED4384" w:rsidRPr="00C60B13" w14:paraId="02997509" w14:textId="77777777" w:rsidTr="00B15044">
        <w:trPr>
          <w:trHeight w:val="363"/>
        </w:trPr>
        <w:tc>
          <w:tcPr>
            <w:tcW w:w="2917" w:type="dxa"/>
            <w:vAlign w:val="center"/>
          </w:tcPr>
          <w:p w14:paraId="3A26CF6A"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180" w:type="dxa"/>
            <w:vAlign w:val="center"/>
          </w:tcPr>
          <w:p w14:paraId="7DEFDABD"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14:paraId="75A77E91"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78" w:type="dxa"/>
            <w:vAlign w:val="center"/>
          </w:tcPr>
          <w:p w14:paraId="35AF6EE5" w14:textId="77777777"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14:paraId="263E2886" w14:textId="77777777"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14:paraId="39A574A5" w14:textId="77777777"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14:paraId="1B78C139" w14:textId="77777777" w:rsidR="00ED4384" w:rsidRPr="00C60B13" w:rsidRDefault="00ED4384" w:rsidP="00C60B13">
            <w:pPr>
              <w:spacing w:line="360" w:lineRule="auto"/>
              <w:jc w:val="both"/>
              <w:rPr>
                <w:rFonts w:ascii="Times New Roman" w:hAnsi="Times New Roman" w:cs="Times New Roman"/>
                <w:sz w:val="28"/>
                <w:szCs w:val="28"/>
              </w:rPr>
            </w:pPr>
          </w:p>
        </w:tc>
      </w:tr>
      <w:tr w:rsidR="00ED4384" w:rsidRPr="00C60B13" w14:paraId="04E401B8" w14:textId="77777777" w:rsidTr="00B15044">
        <w:trPr>
          <w:trHeight w:val="363"/>
        </w:trPr>
        <w:tc>
          <w:tcPr>
            <w:tcW w:w="2917" w:type="dxa"/>
            <w:vAlign w:val="center"/>
          </w:tcPr>
          <w:p w14:paraId="542B9F21"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PromotionID</w:t>
            </w:r>
          </w:p>
        </w:tc>
        <w:tc>
          <w:tcPr>
            <w:tcW w:w="1180" w:type="dxa"/>
            <w:vAlign w:val="center"/>
          </w:tcPr>
          <w:p w14:paraId="28848C0F"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877" w:type="dxa"/>
            <w:vAlign w:val="center"/>
          </w:tcPr>
          <w:p w14:paraId="7FFDE879"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4ACC5FAB" w14:textId="77777777"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14:paraId="1D7F0AC0" w14:textId="77777777"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14:paraId="2DCC233F" w14:textId="77777777"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14:paraId="0B70E3E8" w14:textId="77777777" w:rsidR="00ED4384" w:rsidRPr="00C60B13" w:rsidRDefault="00ED4384" w:rsidP="00C60B13">
            <w:pPr>
              <w:spacing w:line="360" w:lineRule="auto"/>
              <w:jc w:val="both"/>
              <w:rPr>
                <w:rFonts w:ascii="Times New Roman" w:hAnsi="Times New Roman" w:cs="Times New Roman"/>
                <w:sz w:val="28"/>
                <w:szCs w:val="28"/>
              </w:rPr>
            </w:pPr>
          </w:p>
        </w:tc>
      </w:tr>
      <w:tr w:rsidR="00ED4384" w:rsidRPr="00C60B13" w14:paraId="6618B748" w14:textId="77777777" w:rsidTr="00B15044">
        <w:trPr>
          <w:trHeight w:val="363"/>
        </w:trPr>
        <w:tc>
          <w:tcPr>
            <w:tcW w:w="2917" w:type="dxa"/>
            <w:vAlign w:val="center"/>
          </w:tcPr>
          <w:p w14:paraId="3A22996E"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ShippingAmount</w:t>
            </w:r>
          </w:p>
        </w:tc>
        <w:tc>
          <w:tcPr>
            <w:tcW w:w="1180" w:type="dxa"/>
            <w:vAlign w:val="center"/>
          </w:tcPr>
          <w:p w14:paraId="5C64E388"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Tiền ship</w:t>
            </w:r>
          </w:p>
        </w:tc>
        <w:tc>
          <w:tcPr>
            <w:tcW w:w="1877" w:type="dxa"/>
            <w:vAlign w:val="center"/>
          </w:tcPr>
          <w:p w14:paraId="2579B8B1" w14:textId="77777777" w:rsidR="00ED4384" w:rsidRPr="00C60B13" w:rsidRDefault="00ED438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49AF2170" w14:textId="77777777" w:rsidR="00ED4384" w:rsidRPr="00C60B13" w:rsidRDefault="00ED4384" w:rsidP="00C60B13">
            <w:pPr>
              <w:spacing w:line="360" w:lineRule="auto"/>
              <w:jc w:val="both"/>
              <w:rPr>
                <w:rFonts w:ascii="Times New Roman" w:hAnsi="Times New Roman" w:cs="Times New Roman"/>
                <w:sz w:val="28"/>
                <w:szCs w:val="28"/>
              </w:rPr>
            </w:pPr>
          </w:p>
        </w:tc>
        <w:tc>
          <w:tcPr>
            <w:tcW w:w="578" w:type="dxa"/>
            <w:vAlign w:val="center"/>
          </w:tcPr>
          <w:p w14:paraId="5EA295EF" w14:textId="77777777" w:rsidR="00ED4384" w:rsidRPr="00C60B13" w:rsidRDefault="00ED4384" w:rsidP="00C60B13">
            <w:pPr>
              <w:spacing w:line="360" w:lineRule="auto"/>
              <w:jc w:val="both"/>
              <w:rPr>
                <w:rFonts w:ascii="Times New Roman" w:hAnsi="Times New Roman" w:cs="Times New Roman"/>
                <w:sz w:val="28"/>
                <w:szCs w:val="28"/>
              </w:rPr>
            </w:pPr>
          </w:p>
        </w:tc>
        <w:tc>
          <w:tcPr>
            <w:tcW w:w="592" w:type="dxa"/>
            <w:vAlign w:val="center"/>
          </w:tcPr>
          <w:p w14:paraId="1E5EE045" w14:textId="77777777" w:rsidR="00ED4384" w:rsidRPr="00C60B13" w:rsidRDefault="00ED4384" w:rsidP="00C60B13">
            <w:pPr>
              <w:spacing w:line="360" w:lineRule="auto"/>
              <w:jc w:val="both"/>
              <w:rPr>
                <w:rFonts w:ascii="Times New Roman" w:hAnsi="Times New Roman" w:cs="Times New Roman"/>
                <w:sz w:val="28"/>
                <w:szCs w:val="28"/>
              </w:rPr>
            </w:pPr>
          </w:p>
        </w:tc>
        <w:tc>
          <w:tcPr>
            <w:tcW w:w="1655" w:type="dxa"/>
            <w:vAlign w:val="center"/>
          </w:tcPr>
          <w:p w14:paraId="38CE86DE" w14:textId="77777777" w:rsidR="00ED4384" w:rsidRPr="00C60B13" w:rsidRDefault="00ED4384" w:rsidP="00C60B13">
            <w:pPr>
              <w:spacing w:line="360" w:lineRule="auto"/>
              <w:jc w:val="both"/>
              <w:rPr>
                <w:rFonts w:ascii="Times New Roman" w:hAnsi="Times New Roman" w:cs="Times New Roman"/>
                <w:sz w:val="28"/>
                <w:szCs w:val="28"/>
              </w:rPr>
            </w:pPr>
          </w:p>
        </w:tc>
      </w:tr>
    </w:tbl>
    <w:p w14:paraId="5D3C2DAE" w14:textId="77777777" w:rsidR="00C956FC" w:rsidRPr="00C60B13" w:rsidRDefault="00C956FC" w:rsidP="00C60B13">
      <w:pPr>
        <w:spacing w:line="360" w:lineRule="auto"/>
        <w:jc w:val="both"/>
        <w:rPr>
          <w:rFonts w:ascii="Times New Roman" w:hAnsi="Times New Roman" w:cs="Times New Roman"/>
          <w:sz w:val="28"/>
          <w:szCs w:val="28"/>
        </w:rPr>
      </w:pPr>
    </w:p>
    <w:p w14:paraId="68B154F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.21 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C956FC" w:rsidRPr="00C60B13" w14:paraId="365E6C5E" w14:textId="77777777" w:rsidTr="00287C16">
        <w:trPr>
          <w:trHeight w:val="363"/>
        </w:trPr>
        <w:tc>
          <w:tcPr>
            <w:tcW w:w="2951" w:type="dxa"/>
            <w:shd w:val="clear" w:color="auto" w:fill="F2F2F2" w:themeFill="background1" w:themeFillShade="F2"/>
            <w:vAlign w:val="center"/>
          </w:tcPr>
          <w:p w14:paraId="761538A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357" w:type="dxa"/>
            <w:shd w:val="clear" w:color="auto" w:fill="F2F2F2" w:themeFill="background1" w:themeFillShade="F2"/>
            <w:vAlign w:val="center"/>
          </w:tcPr>
          <w:p w14:paraId="272B765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14:paraId="49671A3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14:paraId="136524B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14:paraId="2A3F5D6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14:paraId="5BEFCE4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444" w:type="dxa"/>
            <w:shd w:val="clear" w:color="auto" w:fill="F2F2F2" w:themeFill="background1" w:themeFillShade="F2"/>
            <w:vAlign w:val="center"/>
          </w:tcPr>
          <w:p w14:paraId="19C85B2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3E1699B0" w14:textId="77777777" w:rsidTr="00287C16">
        <w:trPr>
          <w:trHeight w:val="363"/>
        </w:trPr>
        <w:tc>
          <w:tcPr>
            <w:tcW w:w="2951" w:type="dxa"/>
            <w:vAlign w:val="center"/>
          </w:tcPr>
          <w:p w14:paraId="5F7033A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357" w:type="dxa"/>
            <w:vAlign w:val="center"/>
          </w:tcPr>
          <w:p w14:paraId="6E798D63" w14:textId="77777777"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đơn hàng</w:t>
            </w:r>
          </w:p>
        </w:tc>
        <w:tc>
          <w:tcPr>
            <w:tcW w:w="1877" w:type="dxa"/>
            <w:vAlign w:val="center"/>
          </w:tcPr>
          <w:p w14:paraId="4832105E"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43AAB44C"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14:paraId="06D3B2C3"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027D8C94"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444" w:type="dxa"/>
            <w:vAlign w:val="center"/>
          </w:tcPr>
          <w:p w14:paraId="2586C3E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AA601BA" w14:textId="77777777" w:rsidTr="00287C16">
        <w:trPr>
          <w:trHeight w:val="363"/>
        </w:trPr>
        <w:tc>
          <w:tcPr>
            <w:tcW w:w="2951" w:type="dxa"/>
            <w:vAlign w:val="center"/>
          </w:tcPr>
          <w:p w14:paraId="0412CFD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357" w:type="dxa"/>
            <w:vAlign w:val="center"/>
          </w:tcPr>
          <w:p w14:paraId="60BBB827" w14:textId="77777777" w:rsidR="00C956FC" w:rsidRPr="00C60B13" w:rsidRDefault="0069215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đơn hàng</w:t>
            </w:r>
          </w:p>
        </w:tc>
        <w:tc>
          <w:tcPr>
            <w:tcW w:w="1877" w:type="dxa"/>
            <w:vAlign w:val="center"/>
          </w:tcPr>
          <w:p w14:paraId="1C949C97"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0C482054"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460CF754"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7A792FEC"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16306BD8"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SaleInvoice</w:t>
            </w:r>
          </w:p>
        </w:tc>
      </w:tr>
      <w:tr w:rsidR="00C956FC" w:rsidRPr="00C60B13" w14:paraId="4883DB67" w14:textId="77777777" w:rsidTr="00287C16">
        <w:trPr>
          <w:trHeight w:val="380"/>
        </w:trPr>
        <w:tc>
          <w:tcPr>
            <w:tcW w:w="2951" w:type="dxa"/>
            <w:vAlign w:val="center"/>
          </w:tcPr>
          <w:p w14:paraId="2D9D289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357" w:type="dxa"/>
            <w:vAlign w:val="center"/>
          </w:tcPr>
          <w:p w14:paraId="012C0C65" w14:textId="77777777" w:rsidR="00C956FC" w:rsidRPr="00C60B13" w:rsidRDefault="00F27EF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Định danh tùy </w:t>
            </w:r>
            <w:r w:rsidRPr="00C60B13">
              <w:rPr>
                <w:rFonts w:ascii="Times New Roman" w:hAnsi="Times New Roman" w:cs="Times New Roman"/>
                <w:sz w:val="28"/>
                <w:szCs w:val="28"/>
              </w:rPr>
              <w:lastRenderedPageBreak/>
              <w:t>chọn hàng hóa</w:t>
            </w:r>
          </w:p>
        </w:tc>
        <w:tc>
          <w:tcPr>
            <w:tcW w:w="1877" w:type="dxa"/>
            <w:vAlign w:val="center"/>
          </w:tcPr>
          <w:p w14:paraId="11E42DC0"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uniqueidentifier</w:t>
            </w:r>
          </w:p>
        </w:tc>
        <w:tc>
          <w:tcPr>
            <w:tcW w:w="578" w:type="dxa"/>
            <w:vAlign w:val="center"/>
          </w:tcPr>
          <w:p w14:paraId="79BBD4EC"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35E45397"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13678EAA"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06D8DC30" w14:textId="77777777" w:rsidR="00C956FC" w:rsidRPr="00C60B13" w:rsidRDefault="00F11FA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C956FC" w:rsidRPr="00C60B13" w14:paraId="67EB1710" w14:textId="77777777" w:rsidTr="00287C16">
        <w:trPr>
          <w:trHeight w:val="363"/>
        </w:trPr>
        <w:tc>
          <w:tcPr>
            <w:tcW w:w="2951" w:type="dxa"/>
            <w:vAlign w:val="center"/>
          </w:tcPr>
          <w:p w14:paraId="0584E09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1357" w:type="dxa"/>
            <w:vAlign w:val="center"/>
          </w:tcPr>
          <w:p w14:paraId="55A83F4B" w14:textId="77777777"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77" w:type="dxa"/>
            <w:vAlign w:val="center"/>
          </w:tcPr>
          <w:p w14:paraId="3290FC8F" w14:textId="77777777"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14:paraId="7F35CB65"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4DC8CC8A"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2B5BA4DF"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75D0D79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E2EBFF7" w14:textId="77777777" w:rsidTr="00287C16">
        <w:trPr>
          <w:trHeight w:val="363"/>
        </w:trPr>
        <w:tc>
          <w:tcPr>
            <w:tcW w:w="2951" w:type="dxa"/>
            <w:vAlign w:val="center"/>
          </w:tcPr>
          <w:p w14:paraId="40E0B9F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1357" w:type="dxa"/>
            <w:vAlign w:val="center"/>
          </w:tcPr>
          <w:p w14:paraId="084B5449" w14:textId="77777777" w:rsidR="00C956FC" w:rsidRPr="00C60B13" w:rsidRDefault="002E476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14:paraId="4CED2B4B" w14:textId="77777777"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14:paraId="41A2AD9E"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8EB6A48"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A590481"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640E931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2E6C9F8" w14:textId="77777777" w:rsidTr="00287C16">
        <w:trPr>
          <w:trHeight w:val="363"/>
        </w:trPr>
        <w:tc>
          <w:tcPr>
            <w:tcW w:w="2951" w:type="dxa"/>
            <w:vAlign w:val="center"/>
          </w:tcPr>
          <w:p w14:paraId="028726F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UnitPrice</w:t>
            </w:r>
          </w:p>
        </w:tc>
        <w:tc>
          <w:tcPr>
            <w:tcW w:w="1357" w:type="dxa"/>
            <w:vAlign w:val="center"/>
          </w:tcPr>
          <w:p w14:paraId="15EDDEF1" w14:textId="77777777"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giá</w:t>
            </w:r>
          </w:p>
        </w:tc>
        <w:tc>
          <w:tcPr>
            <w:tcW w:w="1877" w:type="dxa"/>
            <w:vAlign w:val="center"/>
          </w:tcPr>
          <w:p w14:paraId="618E92E7" w14:textId="77777777"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35A6801C"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4F8D83FE"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030D8E9B"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3A246FE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6DABB3A" w14:textId="77777777" w:rsidTr="00287C16">
        <w:trPr>
          <w:trHeight w:val="363"/>
        </w:trPr>
        <w:tc>
          <w:tcPr>
            <w:tcW w:w="2951" w:type="dxa"/>
            <w:vAlign w:val="center"/>
          </w:tcPr>
          <w:p w14:paraId="0ADEE4A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Amount</w:t>
            </w:r>
          </w:p>
        </w:tc>
        <w:tc>
          <w:tcPr>
            <w:tcW w:w="1357" w:type="dxa"/>
            <w:vAlign w:val="center"/>
          </w:tcPr>
          <w:p w14:paraId="23F74918" w14:textId="77777777"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w:t>
            </w:r>
          </w:p>
        </w:tc>
        <w:tc>
          <w:tcPr>
            <w:tcW w:w="1877" w:type="dxa"/>
            <w:vAlign w:val="center"/>
          </w:tcPr>
          <w:p w14:paraId="60BBD072" w14:textId="77777777"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20387E22"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324B943A"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8823F8D"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57CCCCD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7A3EA54" w14:textId="77777777" w:rsidTr="00287C16">
        <w:trPr>
          <w:trHeight w:val="363"/>
        </w:trPr>
        <w:tc>
          <w:tcPr>
            <w:tcW w:w="2951" w:type="dxa"/>
            <w:vAlign w:val="center"/>
          </w:tcPr>
          <w:p w14:paraId="704D949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DiscountRate</w:t>
            </w:r>
          </w:p>
        </w:tc>
        <w:tc>
          <w:tcPr>
            <w:tcW w:w="1357" w:type="dxa"/>
            <w:vAlign w:val="center"/>
          </w:tcPr>
          <w:p w14:paraId="6B4A0346" w14:textId="77777777"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triết khấu</w:t>
            </w:r>
          </w:p>
        </w:tc>
        <w:tc>
          <w:tcPr>
            <w:tcW w:w="1877" w:type="dxa"/>
            <w:vAlign w:val="center"/>
          </w:tcPr>
          <w:p w14:paraId="116C8B0B" w14:textId="77777777"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14:paraId="0C1EED28"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97CC7F0"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630F02B3"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51E775E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8CCEAA2" w14:textId="77777777" w:rsidTr="00287C16">
        <w:trPr>
          <w:trHeight w:val="363"/>
        </w:trPr>
        <w:tc>
          <w:tcPr>
            <w:tcW w:w="2951" w:type="dxa"/>
            <w:vAlign w:val="center"/>
          </w:tcPr>
          <w:p w14:paraId="26615B3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DiscountAmount</w:t>
            </w:r>
          </w:p>
        </w:tc>
        <w:tc>
          <w:tcPr>
            <w:tcW w:w="1357" w:type="dxa"/>
            <w:vAlign w:val="center"/>
          </w:tcPr>
          <w:p w14:paraId="7FF4A6B0" w14:textId="77777777"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Triết khấu</w:t>
            </w:r>
          </w:p>
        </w:tc>
        <w:tc>
          <w:tcPr>
            <w:tcW w:w="1877" w:type="dxa"/>
            <w:vAlign w:val="center"/>
          </w:tcPr>
          <w:p w14:paraId="67ABB51B" w14:textId="77777777"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414FC0B9"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2BA152F9"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66F8E529"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757C3367"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CEFEB10" w14:textId="77777777" w:rsidTr="00287C16">
        <w:trPr>
          <w:trHeight w:val="363"/>
        </w:trPr>
        <w:tc>
          <w:tcPr>
            <w:tcW w:w="2951" w:type="dxa"/>
            <w:vAlign w:val="center"/>
          </w:tcPr>
          <w:p w14:paraId="2852183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VATRate</w:t>
            </w:r>
          </w:p>
        </w:tc>
        <w:tc>
          <w:tcPr>
            <w:tcW w:w="1357" w:type="dxa"/>
            <w:vAlign w:val="center"/>
          </w:tcPr>
          <w:p w14:paraId="70774413" w14:textId="77777777" w:rsidR="00C956FC" w:rsidRPr="00C60B13" w:rsidRDefault="00B86FDA"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Tỉ lệ thuế</w:t>
            </w:r>
          </w:p>
        </w:tc>
        <w:tc>
          <w:tcPr>
            <w:tcW w:w="1877" w:type="dxa"/>
            <w:vAlign w:val="center"/>
          </w:tcPr>
          <w:p w14:paraId="2A7B8E28" w14:textId="77777777" w:rsidR="00C956FC"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14:paraId="610954BE"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3E04F06A"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5E87E1DB" w14:textId="77777777" w:rsidR="00C956FC" w:rsidRPr="00C60B13" w:rsidRDefault="00C956FC" w:rsidP="00C60B13">
            <w:pPr>
              <w:spacing w:line="360" w:lineRule="auto"/>
              <w:jc w:val="both"/>
              <w:rPr>
                <w:rFonts w:ascii="Times New Roman" w:hAnsi="Times New Roman" w:cs="Times New Roman"/>
                <w:sz w:val="28"/>
                <w:szCs w:val="28"/>
              </w:rPr>
            </w:pPr>
          </w:p>
        </w:tc>
        <w:tc>
          <w:tcPr>
            <w:tcW w:w="1444" w:type="dxa"/>
            <w:vAlign w:val="center"/>
          </w:tcPr>
          <w:p w14:paraId="1DF0761D" w14:textId="77777777" w:rsidR="00C956FC" w:rsidRPr="00C60B13" w:rsidRDefault="00C956FC" w:rsidP="00C60B13">
            <w:pPr>
              <w:spacing w:line="360" w:lineRule="auto"/>
              <w:jc w:val="both"/>
              <w:rPr>
                <w:rFonts w:ascii="Times New Roman" w:hAnsi="Times New Roman" w:cs="Times New Roman"/>
                <w:sz w:val="28"/>
                <w:szCs w:val="28"/>
              </w:rPr>
            </w:pPr>
          </w:p>
        </w:tc>
      </w:tr>
      <w:tr w:rsidR="00287C16" w:rsidRPr="00C60B13" w14:paraId="38C39817" w14:textId="77777777" w:rsidTr="00287C16">
        <w:trPr>
          <w:trHeight w:val="363"/>
        </w:trPr>
        <w:tc>
          <w:tcPr>
            <w:tcW w:w="2951" w:type="dxa"/>
            <w:vAlign w:val="center"/>
          </w:tcPr>
          <w:p w14:paraId="0B1984F4" w14:textId="77777777"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VATAmount</w:t>
            </w:r>
          </w:p>
        </w:tc>
        <w:tc>
          <w:tcPr>
            <w:tcW w:w="1357" w:type="dxa"/>
            <w:vAlign w:val="center"/>
          </w:tcPr>
          <w:p w14:paraId="6D0E4AB2" w14:textId="77777777"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thuế VAT</w:t>
            </w:r>
          </w:p>
        </w:tc>
        <w:tc>
          <w:tcPr>
            <w:tcW w:w="1877" w:type="dxa"/>
            <w:vAlign w:val="center"/>
          </w:tcPr>
          <w:p w14:paraId="5854887F" w14:textId="77777777"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3E055777" w14:textId="77777777"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14:paraId="6DF93636" w14:textId="77777777"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14:paraId="0CA1A87C" w14:textId="77777777"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14:paraId="30C9620F" w14:textId="77777777" w:rsidR="00287C16" w:rsidRPr="00C60B13" w:rsidRDefault="00287C16" w:rsidP="00C60B13">
            <w:pPr>
              <w:spacing w:line="360" w:lineRule="auto"/>
              <w:jc w:val="both"/>
              <w:rPr>
                <w:rFonts w:ascii="Times New Roman" w:hAnsi="Times New Roman" w:cs="Times New Roman"/>
                <w:sz w:val="28"/>
                <w:szCs w:val="28"/>
              </w:rPr>
            </w:pPr>
          </w:p>
        </w:tc>
      </w:tr>
      <w:tr w:rsidR="00287C16" w:rsidRPr="00C60B13" w14:paraId="7F651D59" w14:textId="77777777" w:rsidTr="00287C16">
        <w:trPr>
          <w:trHeight w:val="363"/>
        </w:trPr>
        <w:tc>
          <w:tcPr>
            <w:tcW w:w="2951" w:type="dxa"/>
            <w:vAlign w:val="center"/>
          </w:tcPr>
          <w:p w14:paraId="42AE7E80" w14:textId="77777777"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OutwardAmount</w:t>
            </w:r>
          </w:p>
        </w:tc>
        <w:tc>
          <w:tcPr>
            <w:tcW w:w="1357" w:type="dxa"/>
            <w:vAlign w:val="center"/>
          </w:tcPr>
          <w:p w14:paraId="3B37CDAA" w14:textId="77777777"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Thành tiền</w:t>
            </w:r>
          </w:p>
        </w:tc>
        <w:tc>
          <w:tcPr>
            <w:tcW w:w="1877" w:type="dxa"/>
            <w:vAlign w:val="center"/>
          </w:tcPr>
          <w:p w14:paraId="66D9D270" w14:textId="77777777" w:rsidR="00287C16" w:rsidRPr="00C60B13" w:rsidRDefault="00287C1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4D6B112A" w14:textId="77777777" w:rsidR="00287C16" w:rsidRPr="00C60B13" w:rsidRDefault="00287C16" w:rsidP="00C60B13">
            <w:pPr>
              <w:spacing w:line="360" w:lineRule="auto"/>
              <w:jc w:val="both"/>
              <w:rPr>
                <w:rFonts w:ascii="Times New Roman" w:hAnsi="Times New Roman" w:cs="Times New Roman"/>
                <w:sz w:val="28"/>
                <w:szCs w:val="28"/>
              </w:rPr>
            </w:pPr>
          </w:p>
        </w:tc>
        <w:tc>
          <w:tcPr>
            <w:tcW w:w="578" w:type="dxa"/>
            <w:vAlign w:val="center"/>
          </w:tcPr>
          <w:p w14:paraId="1F7E697A" w14:textId="77777777" w:rsidR="00287C16" w:rsidRPr="00C60B13" w:rsidRDefault="00287C16" w:rsidP="00C60B13">
            <w:pPr>
              <w:spacing w:line="360" w:lineRule="auto"/>
              <w:jc w:val="both"/>
              <w:rPr>
                <w:rFonts w:ascii="Times New Roman" w:hAnsi="Times New Roman" w:cs="Times New Roman"/>
                <w:sz w:val="28"/>
                <w:szCs w:val="28"/>
              </w:rPr>
            </w:pPr>
          </w:p>
        </w:tc>
        <w:tc>
          <w:tcPr>
            <w:tcW w:w="592" w:type="dxa"/>
            <w:vAlign w:val="center"/>
          </w:tcPr>
          <w:p w14:paraId="4FA13267" w14:textId="77777777" w:rsidR="00287C16" w:rsidRPr="00C60B13" w:rsidRDefault="00287C16" w:rsidP="00C60B13">
            <w:pPr>
              <w:spacing w:line="360" w:lineRule="auto"/>
              <w:jc w:val="both"/>
              <w:rPr>
                <w:rFonts w:ascii="Times New Roman" w:hAnsi="Times New Roman" w:cs="Times New Roman"/>
                <w:sz w:val="28"/>
                <w:szCs w:val="28"/>
              </w:rPr>
            </w:pPr>
          </w:p>
        </w:tc>
        <w:tc>
          <w:tcPr>
            <w:tcW w:w="1444" w:type="dxa"/>
            <w:vAlign w:val="center"/>
          </w:tcPr>
          <w:p w14:paraId="76178563" w14:textId="77777777" w:rsidR="00287C16" w:rsidRPr="00C60B13" w:rsidRDefault="00287C16" w:rsidP="00C60B13">
            <w:pPr>
              <w:spacing w:line="360" w:lineRule="auto"/>
              <w:jc w:val="both"/>
              <w:rPr>
                <w:rFonts w:ascii="Times New Roman" w:hAnsi="Times New Roman" w:cs="Times New Roman"/>
                <w:sz w:val="28"/>
                <w:szCs w:val="28"/>
              </w:rPr>
            </w:pPr>
          </w:p>
        </w:tc>
      </w:tr>
    </w:tbl>
    <w:p w14:paraId="6523DF3C" w14:textId="77777777" w:rsidR="00C956FC" w:rsidRPr="00C60B13" w:rsidRDefault="00C956FC" w:rsidP="00C60B13">
      <w:pPr>
        <w:spacing w:line="360" w:lineRule="auto"/>
        <w:jc w:val="both"/>
        <w:rPr>
          <w:rFonts w:ascii="Times New Roman" w:hAnsi="Times New Roman" w:cs="Times New Roman"/>
          <w:sz w:val="28"/>
          <w:szCs w:val="28"/>
        </w:rPr>
      </w:pPr>
    </w:p>
    <w:p w14:paraId="2C37DD0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607723" w:rsidRPr="00C60B13">
        <w:rPr>
          <w:rFonts w:ascii="Times New Roman" w:hAnsi="Times New Roman" w:cs="Times New Roman"/>
          <w:sz w:val="28"/>
          <w:szCs w:val="28"/>
        </w:rPr>
        <w:t>.3</w:t>
      </w:r>
      <w:r w:rsidRPr="00C60B13">
        <w:rPr>
          <w:rFonts w:ascii="Times New Roman" w:hAnsi="Times New Roman" w:cs="Times New Roman"/>
          <w:sz w:val="28"/>
          <w:szCs w:val="28"/>
        </w:rPr>
        <w:t>.22 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C956FC" w:rsidRPr="00C60B13" w14:paraId="5F993343" w14:textId="77777777" w:rsidTr="00BC5E32">
        <w:trPr>
          <w:trHeight w:val="363"/>
        </w:trPr>
        <w:tc>
          <w:tcPr>
            <w:tcW w:w="1705" w:type="dxa"/>
            <w:shd w:val="clear" w:color="auto" w:fill="F2F2F2" w:themeFill="background1" w:themeFillShade="F2"/>
            <w:vAlign w:val="center"/>
          </w:tcPr>
          <w:p w14:paraId="76276CB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6183CA5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14:paraId="17F6DF5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74E32E7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4A79D8C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3F7F276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14:paraId="0C16BE8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3B27AC3C" w14:textId="77777777" w:rsidTr="00BC5E32">
        <w:trPr>
          <w:trHeight w:val="363"/>
        </w:trPr>
        <w:tc>
          <w:tcPr>
            <w:tcW w:w="1705" w:type="dxa"/>
            <w:vAlign w:val="center"/>
          </w:tcPr>
          <w:p w14:paraId="13507DD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2694" w:type="dxa"/>
            <w:vAlign w:val="center"/>
          </w:tcPr>
          <w:p w14:paraId="11F8552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khuyến mãi</w:t>
            </w:r>
          </w:p>
        </w:tc>
        <w:tc>
          <w:tcPr>
            <w:tcW w:w="1618" w:type="dxa"/>
            <w:vAlign w:val="center"/>
          </w:tcPr>
          <w:p w14:paraId="7EE8A8C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3E9F45F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7F4CCC34"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042EA2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621E3016"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EE91D01" w14:textId="77777777" w:rsidTr="00BC5E32">
        <w:trPr>
          <w:trHeight w:val="363"/>
        </w:trPr>
        <w:tc>
          <w:tcPr>
            <w:tcW w:w="1705" w:type="dxa"/>
            <w:vAlign w:val="center"/>
          </w:tcPr>
          <w:p w14:paraId="7C07576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2694" w:type="dxa"/>
            <w:vAlign w:val="center"/>
          </w:tcPr>
          <w:p w14:paraId="40B01F6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618" w:type="dxa"/>
            <w:vAlign w:val="center"/>
          </w:tcPr>
          <w:p w14:paraId="3FB23D63"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33E9DFEC"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E403C39"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7153283A"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E3B2AE4"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14:paraId="4F106660" w14:textId="77777777" w:rsidTr="00BC5E32">
        <w:trPr>
          <w:trHeight w:val="380"/>
        </w:trPr>
        <w:tc>
          <w:tcPr>
            <w:tcW w:w="1705" w:type="dxa"/>
            <w:vAlign w:val="center"/>
          </w:tcPr>
          <w:p w14:paraId="300AA7B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2694" w:type="dxa"/>
            <w:vAlign w:val="center"/>
          </w:tcPr>
          <w:p w14:paraId="23D04CE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618" w:type="dxa"/>
            <w:vAlign w:val="center"/>
          </w:tcPr>
          <w:p w14:paraId="09240435"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nvarchar(50)</w:t>
            </w:r>
          </w:p>
        </w:tc>
        <w:tc>
          <w:tcPr>
            <w:tcW w:w="550" w:type="dxa"/>
            <w:vAlign w:val="center"/>
          </w:tcPr>
          <w:p w14:paraId="45C20C24"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4058A55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3CB8912"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52562D3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BCDDF6B" w14:textId="77777777" w:rsidTr="00BC5E32">
        <w:trPr>
          <w:trHeight w:val="363"/>
        </w:trPr>
        <w:tc>
          <w:tcPr>
            <w:tcW w:w="1705" w:type="dxa"/>
            <w:vAlign w:val="center"/>
          </w:tcPr>
          <w:p w14:paraId="433445D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VoucherDate</w:t>
            </w:r>
          </w:p>
        </w:tc>
        <w:tc>
          <w:tcPr>
            <w:tcW w:w="2694" w:type="dxa"/>
            <w:vAlign w:val="center"/>
          </w:tcPr>
          <w:p w14:paraId="4768488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618" w:type="dxa"/>
            <w:vAlign w:val="center"/>
          </w:tcPr>
          <w:p w14:paraId="06B46EAB"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53064BFE"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39E401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90E8781"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D713A1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1B15FF1" w14:textId="77777777" w:rsidTr="00BC5E32">
        <w:trPr>
          <w:trHeight w:val="363"/>
        </w:trPr>
        <w:tc>
          <w:tcPr>
            <w:tcW w:w="1705" w:type="dxa"/>
            <w:vAlign w:val="center"/>
          </w:tcPr>
          <w:p w14:paraId="4400D0A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ApplyQuantity</w:t>
            </w:r>
          </w:p>
        </w:tc>
        <w:tc>
          <w:tcPr>
            <w:tcW w:w="2694" w:type="dxa"/>
            <w:vAlign w:val="center"/>
          </w:tcPr>
          <w:p w14:paraId="6E518D2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áp dụng</w:t>
            </w:r>
          </w:p>
        </w:tc>
        <w:tc>
          <w:tcPr>
            <w:tcW w:w="1618" w:type="dxa"/>
            <w:vAlign w:val="center"/>
          </w:tcPr>
          <w:p w14:paraId="49A00B7F"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1BE5DF2E"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5CAFAB9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A56D5C9"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50546B9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C9C01A3" w14:textId="77777777" w:rsidTr="00BC5E32">
        <w:trPr>
          <w:trHeight w:val="363"/>
        </w:trPr>
        <w:tc>
          <w:tcPr>
            <w:tcW w:w="1705" w:type="dxa"/>
            <w:vAlign w:val="center"/>
          </w:tcPr>
          <w:p w14:paraId="1CBA8EB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Description</w:t>
            </w:r>
          </w:p>
        </w:tc>
        <w:tc>
          <w:tcPr>
            <w:tcW w:w="2694" w:type="dxa"/>
            <w:vAlign w:val="center"/>
          </w:tcPr>
          <w:p w14:paraId="3C011CF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14:paraId="11C091C3"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50" w:type="dxa"/>
            <w:vAlign w:val="center"/>
          </w:tcPr>
          <w:p w14:paraId="23A4A681"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E94735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019873B"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E65A5F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C4F8D7D" w14:textId="77777777" w:rsidTr="00BC5E32">
        <w:trPr>
          <w:trHeight w:val="363"/>
        </w:trPr>
        <w:tc>
          <w:tcPr>
            <w:tcW w:w="1705" w:type="dxa"/>
            <w:vAlign w:val="center"/>
          </w:tcPr>
          <w:p w14:paraId="37F7CA6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14:paraId="381D3C9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14:paraId="54AB59C1"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4C9F3195"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23DED42"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CC3C56E"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D79FF9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B27EBBA" w14:textId="77777777" w:rsidTr="00BC5E32">
        <w:trPr>
          <w:trHeight w:val="363"/>
        </w:trPr>
        <w:tc>
          <w:tcPr>
            <w:tcW w:w="1705" w:type="dxa"/>
            <w:vAlign w:val="center"/>
          </w:tcPr>
          <w:p w14:paraId="52F3C6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Expirydate</w:t>
            </w:r>
          </w:p>
        </w:tc>
        <w:tc>
          <w:tcPr>
            <w:tcW w:w="2694" w:type="dxa"/>
            <w:vAlign w:val="center"/>
          </w:tcPr>
          <w:p w14:paraId="6D0E6C8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hết hạn</w:t>
            </w:r>
          </w:p>
        </w:tc>
        <w:tc>
          <w:tcPr>
            <w:tcW w:w="1618" w:type="dxa"/>
            <w:vAlign w:val="center"/>
          </w:tcPr>
          <w:p w14:paraId="5D654E9A"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50" w:type="dxa"/>
            <w:vAlign w:val="center"/>
          </w:tcPr>
          <w:p w14:paraId="12855D9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21631B3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2177513"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8F35C4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A365629" w14:textId="77777777" w:rsidTr="00BC5E32">
        <w:trPr>
          <w:trHeight w:val="363"/>
        </w:trPr>
        <w:tc>
          <w:tcPr>
            <w:tcW w:w="1705" w:type="dxa"/>
            <w:vAlign w:val="center"/>
          </w:tcPr>
          <w:p w14:paraId="458B39E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14:paraId="09392C2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14:paraId="715FE12E"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064E9C13"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0C629D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D400C00"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3D192F3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853FCD2" w14:textId="77777777" w:rsidTr="00BC5E32">
        <w:trPr>
          <w:trHeight w:val="363"/>
        </w:trPr>
        <w:tc>
          <w:tcPr>
            <w:tcW w:w="1705" w:type="dxa"/>
            <w:vAlign w:val="center"/>
          </w:tcPr>
          <w:p w14:paraId="6194274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94" w:type="dxa"/>
            <w:vAlign w:val="center"/>
          </w:tcPr>
          <w:p w14:paraId="0BB4AEF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8" w:type="dxa"/>
            <w:vAlign w:val="center"/>
          </w:tcPr>
          <w:p w14:paraId="2DA8BBC1"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3D37B14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C98ECA7"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31BB7FD0"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1230A6F"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14:paraId="1CEA9070" w14:textId="77777777" w:rsidTr="00BC5E32">
        <w:trPr>
          <w:trHeight w:val="363"/>
        </w:trPr>
        <w:tc>
          <w:tcPr>
            <w:tcW w:w="1705" w:type="dxa"/>
            <w:vAlign w:val="center"/>
          </w:tcPr>
          <w:p w14:paraId="0916DC7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PromotionName</w:t>
            </w:r>
          </w:p>
        </w:tc>
        <w:tc>
          <w:tcPr>
            <w:tcW w:w="2694" w:type="dxa"/>
            <w:vAlign w:val="center"/>
          </w:tcPr>
          <w:p w14:paraId="4D1537F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khuyến mãi</w:t>
            </w:r>
          </w:p>
        </w:tc>
        <w:tc>
          <w:tcPr>
            <w:tcW w:w="1618" w:type="dxa"/>
            <w:vAlign w:val="center"/>
          </w:tcPr>
          <w:p w14:paraId="42110467"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nvarchar(MAX)</w:t>
            </w:r>
          </w:p>
        </w:tc>
        <w:tc>
          <w:tcPr>
            <w:tcW w:w="550" w:type="dxa"/>
            <w:vAlign w:val="center"/>
          </w:tcPr>
          <w:p w14:paraId="21E2BF0F"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2C85B8C"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B6CCD12"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080402C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98ADB4F" w14:textId="77777777" w:rsidTr="00BC5E32">
        <w:trPr>
          <w:trHeight w:val="363"/>
        </w:trPr>
        <w:tc>
          <w:tcPr>
            <w:tcW w:w="1705" w:type="dxa"/>
            <w:vAlign w:val="center"/>
          </w:tcPr>
          <w:p w14:paraId="6DB3E8D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w:t>
            </w:r>
          </w:p>
        </w:tc>
        <w:tc>
          <w:tcPr>
            <w:tcW w:w="2694" w:type="dxa"/>
            <w:vAlign w:val="center"/>
          </w:tcPr>
          <w:p w14:paraId="29F9276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Đối tượng</w:t>
            </w:r>
          </w:p>
        </w:tc>
        <w:tc>
          <w:tcPr>
            <w:tcW w:w="1618" w:type="dxa"/>
            <w:vAlign w:val="center"/>
          </w:tcPr>
          <w:p w14:paraId="5669480C"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1FFDE5F4"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A6B833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9953942"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CC26AE0" w14:textId="77777777" w:rsidR="00C956FC" w:rsidRPr="00C60B13" w:rsidRDefault="00C956FC" w:rsidP="00C60B13">
            <w:pPr>
              <w:spacing w:line="360" w:lineRule="auto"/>
              <w:jc w:val="both"/>
              <w:rPr>
                <w:rFonts w:ascii="Times New Roman" w:hAnsi="Times New Roman" w:cs="Times New Roman"/>
                <w:sz w:val="28"/>
                <w:szCs w:val="28"/>
              </w:rPr>
            </w:pPr>
          </w:p>
        </w:tc>
      </w:tr>
    </w:tbl>
    <w:p w14:paraId="1F0C2790" w14:textId="77777777" w:rsidR="00C956FC" w:rsidRPr="00C60B13" w:rsidRDefault="00C956FC" w:rsidP="00C60B13">
      <w:pPr>
        <w:spacing w:line="360" w:lineRule="auto"/>
        <w:jc w:val="both"/>
        <w:rPr>
          <w:rFonts w:ascii="Times New Roman" w:hAnsi="Times New Roman" w:cs="Times New Roman"/>
          <w:sz w:val="28"/>
          <w:szCs w:val="28"/>
        </w:rPr>
      </w:pPr>
    </w:p>
    <w:p w14:paraId="30568C3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B2C42" w:rsidRPr="00C60B13">
        <w:rPr>
          <w:rFonts w:ascii="Times New Roman" w:hAnsi="Times New Roman" w:cs="Times New Roman"/>
          <w:sz w:val="28"/>
          <w:szCs w:val="28"/>
        </w:rPr>
        <w:t>.3</w:t>
      </w:r>
      <w:r w:rsidRPr="00C60B13">
        <w:rPr>
          <w:rFonts w:ascii="Times New Roman" w:hAnsi="Times New Roman" w:cs="Times New Roman"/>
          <w:sz w:val="28"/>
          <w:szCs w:val="28"/>
        </w:rPr>
        <w:t>.23 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6E5A85" w:rsidRPr="00C60B13" w14:paraId="5963F95C" w14:textId="77777777" w:rsidTr="00463D03">
        <w:trPr>
          <w:trHeight w:val="363"/>
        </w:trPr>
        <w:tc>
          <w:tcPr>
            <w:tcW w:w="2021" w:type="dxa"/>
            <w:shd w:val="clear" w:color="auto" w:fill="F2F2F2" w:themeFill="background1" w:themeFillShade="F2"/>
            <w:vAlign w:val="center"/>
          </w:tcPr>
          <w:p w14:paraId="034CF53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868" w:type="dxa"/>
            <w:shd w:val="clear" w:color="auto" w:fill="F2F2F2" w:themeFill="background1" w:themeFillShade="F2"/>
            <w:vAlign w:val="center"/>
          </w:tcPr>
          <w:p w14:paraId="3A68086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14:paraId="44177E4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14:paraId="545494B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14:paraId="4BD9A39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14:paraId="7765CEC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863" w:type="dxa"/>
            <w:shd w:val="clear" w:color="auto" w:fill="F2F2F2" w:themeFill="background1" w:themeFillShade="F2"/>
            <w:vAlign w:val="center"/>
          </w:tcPr>
          <w:p w14:paraId="17BA192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6E5A85" w:rsidRPr="00C60B13" w14:paraId="7FA817BA" w14:textId="77777777" w:rsidTr="00463D03">
        <w:trPr>
          <w:trHeight w:val="363"/>
        </w:trPr>
        <w:tc>
          <w:tcPr>
            <w:tcW w:w="2021" w:type="dxa"/>
            <w:vAlign w:val="center"/>
          </w:tcPr>
          <w:p w14:paraId="6B62127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868" w:type="dxa"/>
            <w:vAlign w:val="center"/>
          </w:tcPr>
          <w:p w14:paraId="2C6C3DF9" w14:textId="77777777" w:rsidR="00C956FC" w:rsidRPr="00C60B13" w:rsidRDefault="006E5A85"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w:t>
            </w:r>
            <w:r w:rsidR="00DC4129" w:rsidRPr="00C60B13">
              <w:rPr>
                <w:rFonts w:ascii="Times New Roman" w:hAnsi="Times New Roman" w:cs="Times New Roman"/>
                <w:sz w:val="28"/>
                <w:szCs w:val="28"/>
              </w:rPr>
              <w:t xml:space="preserve"> chi tiết</w:t>
            </w:r>
            <w:r w:rsidRPr="00C60B13">
              <w:rPr>
                <w:rFonts w:ascii="Times New Roman" w:hAnsi="Times New Roman" w:cs="Times New Roman"/>
                <w:sz w:val="28"/>
                <w:szCs w:val="28"/>
              </w:rPr>
              <w:t xml:space="preserve"> phiếu khuyến mãi</w:t>
            </w:r>
          </w:p>
        </w:tc>
        <w:tc>
          <w:tcPr>
            <w:tcW w:w="1877" w:type="dxa"/>
            <w:vAlign w:val="center"/>
          </w:tcPr>
          <w:p w14:paraId="4F9236F9" w14:textId="77777777"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3753CD2B" w14:textId="77777777"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14:paraId="24F2B4E1"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0E11CF71" w14:textId="77777777"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14:paraId="5C4FE243" w14:textId="77777777" w:rsidR="00C956FC" w:rsidRPr="00C60B13" w:rsidRDefault="00C956FC" w:rsidP="00C60B13">
            <w:pPr>
              <w:spacing w:line="360" w:lineRule="auto"/>
              <w:jc w:val="both"/>
              <w:rPr>
                <w:rFonts w:ascii="Times New Roman" w:hAnsi="Times New Roman" w:cs="Times New Roman"/>
                <w:sz w:val="28"/>
                <w:szCs w:val="28"/>
              </w:rPr>
            </w:pPr>
          </w:p>
        </w:tc>
      </w:tr>
      <w:tr w:rsidR="006E5A85" w:rsidRPr="00C60B13" w14:paraId="1C5F8B7A" w14:textId="77777777" w:rsidTr="00463D03">
        <w:trPr>
          <w:trHeight w:val="363"/>
        </w:trPr>
        <w:tc>
          <w:tcPr>
            <w:tcW w:w="2021" w:type="dxa"/>
            <w:vAlign w:val="center"/>
          </w:tcPr>
          <w:p w14:paraId="6EA3304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868" w:type="dxa"/>
            <w:vAlign w:val="center"/>
          </w:tcPr>
          <w:p w14:paraId="058021C9" w14:textId="77777777"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phiếu khuyến mãi</w:t>
            </w:r>
          </w:p>
        </w:tc>
        <w:tc>
          <w:tcPr>
            <w:tcW w:w="1877" w:type="dxa"/>
            <w:vAlign w:val="center"/>
          </w:tcPr>
          <w:p w14:paraId="1F9CD797" w14:textId="77777777"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5F077ED7"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3D99E6C8" w14:textId="77777777"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543756FA" w14:textId="77777777"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863" w:type="dxa"/>
            <w:vAlign w:val="center"/>
          </w:tcPr>
          <w:p w14:paraId="6A10AA3B" w14:textId="77777777" w:rsidR="00C956FC" w:rsidRPr="00C60B13" w:rsidRDefault="00DC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SalesPromotion</w:t>
            </w:r>
          </w:p>
        </w:tc>
      </w:tr>
      <w:tr w:rsidR="006E5A85" w:rsidRPr="00C60B13" w14:paraId="19E14439" w14:textId="77777777" w:rsidTr="00463D03">
        <w:trPr>
          <w:trHeight w:val="380"/>
        </w:trPr>
        <w:tc>
          <w:tcPr>
            <w:tcW w:w="2021" w:type="dxa"/>
            <w:vAlign w:val="center"/>
          </w:tcPr>
          <w:p w14:paraId="18768C5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ItemID</w:t>
            </w:r>
          </w:p>
        </w:tc>
        <w:tc>
          <w:tcPr>
            <w:tcW w:w="1868" w:type="dxa"/>
            <w:vAlign w:val="center"/>
          </w:tcPr>
          <w:p w14:paraId="16F25786" w14:textId="77777777" w:rsidR="00C956FC" w:rsidRPr="00C60B13" w:rsidRDefault="004E298D"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w:t>
            </w:r>
            <w:r w:rsidR="00F062AC" w:rsidRPr="00C60B13">
              <w:rPr>
                <w:rFonts w:ascii="Times New Roman" w:hAnsi="Times New Roman" w:cs="Times New Roman"/>
                <w:sz w:val="28"/>
                <w:szCs w:val="28"/>
              </w:rPr>
              <w:t>h hàng hóa</w:t>
            </w:r>
          </w:p>
        </w:tc>
        <w:tc>
          <w:tcPr>
            <w:tcW w:w="1877" w:type="dxa"/>
            <w:vAlign w:val="center"/>
          </w:tcPr>
          <w:p w14:paraId="6A145D75" w14:textId="77777777"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2A525109"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32FB7F97" w14:textId="77777777"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755A9BF8" w14:textId="77777777"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14:paraId="301E6A50" w14:textId="77777777" w:rsidR="00C956FC" w:rsidRPr="00C60B13" w:rsidRDefault="005B2C9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r w:rsidR="006E5A85" w:rsidRPr="00C60B13" w14:paraId="3587A9DF" w14:textId="77777777" w:rsidTr="00463D03">
        <w:trPr>
          <w:trHeight w:val="363"/>
        </w:trPr>
        <w:tc>
          <w:tcPr>
            <w:tcW w:w="2021" w:type="dxa"/>
            <w:vAlign w:val="center"/>
          </w:tcPr>
          <w:p w14:paraId="72030B4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ConditionsMax</w:t>
            </w:r>
          </w:p>
        </w:tc>
        <w:tc>
          <w:tcPr>
            <w:tcW w:w="1868" w:type="dxa"/>
            <w:vAlign w:val="center"/>
          </w:tcPr>
          <w:p w14:paraId="79D4BB6B"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ta đơn hàng</w:t>
            </w:r>
          </w:p>
        </w:tc>
        <w:tc>
          <w:tcPr>
            <w:tcW w:w="1877" w:type="dxa"/>
            <w:vAlign w:val="center"/>
          </w:tcPr>
          <w:p w14:paraId="7126F838"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14:paraId="7F0D8263"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44500E85"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4E49D636" w14:textId="77777777"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14:paraId="01ABC3EA" w14:textId="77777777" w:rsidR="00C956FC" w:rsidRPr="00C60B13" w:rsidRDefault="00C956FC" w:rsidP="00C60B13">
            <w:pPr>
              <w:spacing w:line="360" w:lineRule="auto"/>
              <w:jc w:val="both"/>
              <w:rPr>
                <w:rFonts w:ascii="Times New Roman" w:hAnsi="Times New Roman" w:cs="Times New Roman"/>
                <w:sz w:val="28"/>
                <w:szCs w:val="28"/>
              </w:rPr>
            </w:pPr>
          </w:p>
        </w:tc>
      </w:tr>
      <w:tr w:rsidR="006E5A85" w:rsidRPr="00C60B13" w14:paraId="752EF615" w14:textId="77777777" w:rsidTr="00463D03">
        <w:trPr>
          <w:trHeight w:val="363"/>
        </w:trPr>
        <w:tc>
          <w:tcPr>
            <w:tcW w:w="2021" w:type="dxa"/>
            <w:vAlign w:val="center"/>
          </w:tcPr>
          <w:p w14:paraId="308C9CE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ConditionsMin</w:t>
            </w:r>
          </w:p>
        </w:tc>
        <w:tc>
          <w:tcPr>
            <w:tcW w:w="1868" w:type="dxa"/>
            <w:vAlign w:val="center"/>
          </w:tcPr>
          <w:p w14:paraId="1D6BAF3F"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tối thiểu đơn hàng</w:t>
            </w:r>
          </w:p>
        </w:tc>
        <w:tc>
          <w:tcPr>
            <w:tcW w:w="1877" w:type="dxa"/>
            <w:vAlign w:val="center"/>
          </w:tcPr>
          <w:p w14:paraId="472EC440"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14:paraId="682BA636"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6D945316"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6E445B4A" w14:textId="77777777"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14:paraId="4F6F2017" w14:textId="77777777" w:rsidR="00C956FC" w:rsidRPr="00C60B13" w:rsidRDefault="00C956FC" w:rsidP="00C60B13">
            <w:pPr>
              <w:spacing w:line="360" w:lineRule="auto"/>
              <w:jc w:val="both"/>
              <w:rPr>
                <w:rFonts w:ascii="Times New Roman" w:hAnsi="Times New Roman" w:cs="Times New Roman"/>
                <w:sz w:val="28"/>
                <w:szCs w:val="28"/>
              </w:rPr>
            </w:pPr>
          </w:p>
        </w:tc>
      </w:tr>
      <w:tr w:rsidR="006E5A85" w:rsidRPr="00C60B13" w14:paraId="515EC6C3" w14:textId="77777777" w:rsidTr="00463D03">
        <w:trPr>
          <w:trHeight w:val="363"/>
        </w:trPr>
        <w:tc>
          <w:tcPr>
            <w:tcW w:w="2021" w:type="dxa"/>
            <w:vAlign w:val="center"/>
          </w:tcPr>
          <w:p w14:paraId="25A37AC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PromotionValue</w:t>
            </w:r>
          </w:p>
        </w:tc>
        <w:tc>
          <w:tcPr>
            <w:tcW w:w="1868" w:type="dxa"/>
            <w:vAlign w:val="center"/>
          </w:tcPr>
          <w:p w14:paraId="0BA983DA"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trị khuyến mãi</w:t>
            </w:r>
          </w:p>
        </w:tc>
        <w:tc>
          <w:tcPr>
            <w:tcW w:w="1877" w:type="dxa"/>
            <w:vAlign w:val="center"/>
          </w:tcPr>
          <w:p w14:paraId="01340316" w14:textId="77777777"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78" w:type="dxa"/>
            <w:vAlign w:val="center"/>
          </w:tcPr>
          <w:p w14:paraId="43672202"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66907759"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4F3F87B8" w14:textId="77777777"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14:paraId="53467762" w14:textId="77777777" w:rsidR="00C956FC" w:rsidRPr="00C60B13" w:rsidRDefault="00C956FC" w:rsidP="00C60B13">
            <w:pPr>
              <w:spacing w:line="360" w:lineRule="auto"/>
              <w:jc w:val="both"/>
              <w:rPr>
                <w:rFonts w:ascii="Times New Roman" w:hAnsi="Times New Roman" w:cs="Times New Roman"/>
                <w:sz w:val="28"/>
                <w:szCs w:val="28"/>
              </w:rPr>
            </w:pPr>
          </w:p>
        </w:tc>
      </w:tr>
      <w:tr w:rsidR="006E5A85" w:rsidRPr="00C60B13" w14:paraId="7DEC7B38" w14:textId="77777777" w:rsidTr="00463D03">
        <w:trPr>
          <w:trHeight w:val="363"/>
        </w:trPr>
        <w:tc>
          <w:tcPr>
            <w:tcW w:w="2021" w:type="dxa"/>
            <w:vAlign w:val="center"/>
          </w:tcPr>
          <w:p w14:paraId="3BFC10B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868" w:type="dxa"/>
            <w:vAlign w:val="center"/>
          </w:tcPr>
          <w:p w14:paraId="501A0935"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thiểu</w:t>
            </w:r>
          </w:p>
        </w:tc>
        <w:tc>
          <w:tcPr>
            <w:tcW w:w="1877" w:type="dxa"/>
            <w:vAlign w:val="center"/>
          </w:tcPr>
          <w:p w14:paraId="11E01019" w14:textId="77777777"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5BD63A64"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448AE7B8"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FE84C12" w14:textId="77777777"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14:paraId="2DBB1A4B" w14:textId="77777777" w:rsidR="00C956FC" w:rsidRPr="00C60B13" w:rsidRDefault="00C956FC" w:rsidP="00C60B13">
            <w:pPr>
              <w:spacing w:line="360" w:lineRule="auto"/>
              <w:jc w:val="both"/>
              <w:rPr>
                <w:rFonts w:ascii="Times New Roman" w:hAnsi="Times New Roman" w:cs="Times New Roman"/>
                <w:sz w:val="28"/>
                <w:szCs w:val="28"/>
              </w:rPr>
            </w:pPr>
          </w:p>
        </w:tc>
      </w:tr>
      <w:tr w:rsidR="006E5A85" w:rsidRPr="00C60B13" w14:paraId="1CBCE7C4" w14:textId="77777777" w:rsidTr="00463D03">
        <w:trPr>
          <w:trHeight w:val="363"/>
        </w:trPr>
        <w:tc>
          <w:tcPr>
            <w:tcW w:w="2021" w:type="dxa"/>
            <w:vAlign w:val="center"/>
          </w:tcPr>
          <w:p w14:paraId="74401A9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LimitPromotion</w:t>
            </w:r>
          </w:p>
        </w:tc>
        <w:tc>
          <w:tcPr>
            <w:tcW w:w="1868" w:type="dxa"/>
            <w:vAlign w:val="center"/>
          </w:tcPr>
          <w:p w14:paraId="5A48E773"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 tối đa</w:t>
            </w:r>
          </w:p>
        </w:tc>
        <w:tc>
          <w:tcPr>
            <w:tcW w:w="1877" w:type="dxa"/>
            <w:vAlign w:val="center"/>
          </w:tcPr>
          <w:p w14:paraId="39E40377" w14:textId="77777777"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7B65BA27"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8A366C7"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7FAA9676" w14:textId="77777777"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14:paraId="4E5B3995" w14:textId="77777777" w:rsidR="00C956FC" w:rsidRPr="00C60B13" w:rsidRDefault="00C956FC" w:rsidP="00C60B13">
            <w:pPr>
              <w:spacing w:line="360" w:lineRule="auto"/>
              <w:jc w:val="both"/>
              <w:rPr>
                <w:rFonts w:ascii="Times New Roman" w:hAnsi="Times New Roman" w:cs="Times New Roman"/>
                <w:sz w:val="28"/>
                <w:szCs w:val="28"/>
              </w:rPr>
            </w:pPr>
          </w:p>
        </w:tc>
      </w:tr>
      <w:tr w:rsidR="006E5A85" w:rsidRPr="00C60B13" w14:paraId="6B1485A8" w14:textId="77777777" w:rsidTr="00463D03">
        <w:trPr>
          <w:trHeight w:val="363"/>
        </w:trPr>
        <w:tc>
          <w:tcPr>
            <w:tcW w:w="2021" w:type="dxa"/>
            <w:vAlign w:val="center"/>
          </w:tcPr>
          <w:p w14:paraId="16140D7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PromotionType</w:t>
            </w:r>
          </w:p>
        </w:tc>
        <w:tc>
          <w:tcPr>
            <w:tcW w:w="1868" w:type="dxa"/>
            <w:vAlign w:val="center"/>
          </w:tcPr>
          <w:p w14:paraId="1A565299" w14:textId="77777777" w:rsidR="00C956FC" w:rsidRPr="00C60B13" w:rsidRDefault="00463D03"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khuyến mãi</w:t>
            </w:r>
          </w:p>
        </w:tc>
        <w:tc>
          <w:tcPr>
            <w:tcW w:w="1877" w:type="dxa"/>
            <w:vAlign w:val="center"/>
          </w:tcPr>
          <w:p w14:paraId="7CAB776B" w14:textId="77777777" w:rsidR="00C956FC" w:rsidRPr="00C60B13" w:rsidRDefault="00BC6756"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59113AC8"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508EEB0"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42B99C38" w14:textId="77777777" w:rsidR="00C956FC" w:rsidRPr="00C60B13" w:rsidRDefault="00C956FC" w:rsidP="00C60B13">
            <w:pPr>
              <w:spacing w:line="360" w:lineRule="auto"/>
              <w:jc w:val="both"/>
              <w:rPr>
                <w:rFonts w:ascii="Times New Roman" w:hAnsi="Times New Roman" w:cs="Times New Roman"/>
                <w:sz w:val="28"/>
                <w:szCs w:val="28"/>
              </w:rPr>
            </w:pPr>
          </w:p>
        </w:tc>
        <w:tc>
          <w:tcPr>
            <w:tcW w:w="1863" w:type="dxa"/>
            <w:vAlign w:val="center"/>
          </w:tcPr>
          <w:p w14:paraId="65AAF8B8" w14:textId="77777777" w:rsidR="00C956FC" w:rsidRPr="00C60B13" w:rsidRDefault="00C956FC" w:rsidP="00C60B13">
            <w:pPr>
              <w:spacing w:line="360" w:lineRule="auto"/>
              <w:jc w:val="both"/>
              <w:rPr>
                <w:rFonts w:ascii="Times New Roman" w:hAnsi="Times New Roman" w:cs="Times New Roman"/>
                <w:sz w:val="28"/>
                <w:szCs w:val="28"/>
              </w:rPr>
            </w:pPr>
          </w:p>
        </w:tc>
      </w:tr>
    </w:tbl>
    <w:p w14:paraId="0D585D91" w14:textId="77777777" w:rsidR="00C956FC" w:rsidRPr="00C60B13" w:rsidRDefault="00C956FC" w:rsidP="00C60B13">
      <w:pPr>
        <w:spacing w:line="360" w:lineRule="auto"/>
        <w:jc w:val="both"/>
        <w:rPr>
          <w:rFonts w:ascii="Times New Roman" w:hAnsi="Times New Roman" w:cs="Times New Roman"/>
          <w:sz w:val="28"/>
          <w:szCs w:val="28"/>
        </w:rPr>
      </w:pPr>
    </w:p>
    <w:p w14:paraId="120A4DE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4.24 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C956FC" w:rsidRPr="00C60B13" w14:paraId="156FF226" w14:textId="77777777" w:rsidTr="00BC5E32">
        <w:trPr>
          <w:trHeight w:val="363"/>
        </w:trPr>
        <w:tc>
          <w:tcPr>
            <w:tcW w:w="1723" w:type="dxa"/>
            <w:shd w:val="clear" w:color="auto" w:fill="F2F2F2" w:themeFill="background1" w:themeFillShade="F2"/>
            <w:vAlign w:val="center"/>
          </w:tcPr>
          <w:p w14:paraId="305C7D8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84" w:type="dxa"/>
            <w:shd w:val="clear" w:color="auto" w:fill="F2F2F2" w:themeFill="background1" w:themeFillShade="F2"/>
            <w:vAlign w:val="center"/>
          </w:tcPr>
          <w:p w14:paraId="6748644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4" w:type="dxa"/>
            <w:shd w:val="clear" w:color="auto" w:fill="F2F2F2" w:themeFill="background1" w:themeFillShade="F2"/>
            <w:vAlign w:val="center"/>
          </w:tcPr>
          <w:p w14:paraId="5F3B050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763BC6B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6E431BA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1F894A2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2" w:type="dxa"/>
            <w:shd w:val="clear" w:color="auto" w:fill="F2F2F2" w:themeFill="background1" w:themeFillShade="F2"/>
            <w:vAlign w:val="center"/>
          </w:tcPr>
          <w:p w14:paraId="70EED50B"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6859964E" w14:textId="77777777" w:rsidTr="00BC5E32">
        <w:trPr>
          <w:trHeight w:val="363"/>
        </w:trPr>
        <w:tc>
          <w:tcPr>
            <w:tcW w:w="1723" w:type="dxa"/>
            <w:vAlign w:val="center"/>
          </w:tcPr>
          <w:p w14:paraId="02A945B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StockID</w:t>
            </w:r>
          </w:p>
        </w:tc>
        <w:tc>
          <w:tcPr>
            <w:tcW w:w="2684" w:type="dxa"/>
            <w:vAlign w:val="center"/>
          </w:tcPr>
          <w:p w14:paraId="32E35F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w:t>
            </w:r>
          </w:p>
        </w:tc>
        <w:tc>
          <w:tcPr>
            <w:tcW w:w="1614" w:type="dxa"/>
            <w:vAlign w:val="center"/>
          </w:tcPr>
          <w:p w14:paraId="57CF026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3B9C050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6B7AC98B"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6092C31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2" w:type="dxa"/>
            <w:vAlign w:val="center"/>
          </w:tcPr>
          <w:p w14:paraId="795260D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A144AF2" w14:textId="77777777" w:rsidTr="00BC5E32">
        <w:trPr>
          <w:trHeight w:val="363"/>
        </w:trPr>
        <w:tc>
          <w:tcPr>
            <w:tcW w:w="1723" w:type="dxa"/>
            <w:vAlign w:val="center"/>
          </w:tcPr>
          <w:p w14:paraId="4FE820C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2684" w:type="dxa"/>
            <w:vAlign w:val="center"/>
          </w:tcPr>
          <w:p w14:paraId="173D4D9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614" w:type="dxa"/>
            <w:vAlign w:val="center"/>
          </w:tcPr>
          <w:p w14:paraId="25D6DD5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3EF64EFD"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A41077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7BC84BF9" w14:textId="77777777"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14:paraId="4E17974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w:t>
            </w:r>
          </w:p>
        </w:tc>
      </w:tr>
      <w:tr w:rsidR="00C956FC" w:rsidRPr="00C60B13" w14:paraId="03457EDC" w14:textId="77777777" w:rsidTr="00BC5E32">
        <w:trPr>
          <w:trHeight w:val="380"/>
        </w:trPr>
        <w:tc>
          <w:tcPr>
            <w:tcW w:w="1723" w:type="dxa"/>
            <w:vAlign w:val="center"/>
          </w:tcPr>
          <w:p w14:paraId="778C2E4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w:t>
            </w:r>
          </w:p>
        </w:tc>
        <w:tc>
          <w:tcPr>
            <w:tcW w:w="2684" w:type="dxa"/>
            <w:vAlign w:val="center"/>
          </w:tcPr>
          <w:p w14:paraId="57D8707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614" w:type="dxa"/>
            <w:vAlign w:val="center"/>
          </w:tcPr>
          <w:p w14:paraId="255FB69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14:paraId="63EC7028"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0979C4E"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535413C8" w14:textId="77777777"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14:paraId="5B87C96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86937D2" w14:textId="77777777" w:rsidTr="00BC5E32">
        <w:trPr>
          <w:trHeight w:val="363"/>
        </w:trPr>
        <w:tc>
          <w:tcPr>
            <w:tcW w:w="1723" w:type="dxa"/>
            <w:vAlign w:val="center"/>
          </w:tcPr>
          <w:p w14:paraId="1C2071A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InitialInventory</w:t>
            </w:r>
          </w:p>
        </w:tc>
        <w:tc>
          <w:tcPr>
            <w:tcW w:w="2684" w:type="dxa"/>
            <w:vAlign w:val="center"/>
          </w:tcPr>
          <w:p w14:paraId="23B3C75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Tồn kho ban đầu</w:t>
            </w:r>
          </w:p>
        </w:tc>
        <w:tc>
          <w:tcPr>
            <w:tcW w:w="1614" w:type="dxa"/>
            <w:vAlign w:val="center"/>
          </w:tcPr>
          <w:p w14:paraId="42F338A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decimal(18, 2)</w:t>
            </w:r>
          </w:p>
        </w:tc>
        <w:tc>
          <w:tcPr>
            <w:tcW w:w="550" w:type="dxa"/>
            <w:vAlign w:val="center"/>
          </w:tcPr>
          <w:p w14:paraId="07D08B80"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6846F83"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1B6CF68" w14:textId="77777777"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14:paraId="5D3F81F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B4B244C" w14:textId="77777777" w:rsidTr="00BC5E32">
        <w:trPr>
          <w:trHeight w:val="363"/>
        </w:trPr>
        <w:tc>
          <w:tcPr>
            <w:tcW w:w="1723" w:type="dxa"/>
            <w:vAlign w:val="center"/>
          </w:tcPr>
          <w:p w14:paraId="278F5D6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ItemOptionID</w:t>
            </w:r>
          </w:p>
        </w:tc>
        <w:tc>
          <w:tcPr>
            <w:tcW w:w="2684" w:type="dxa"/>
            <w:vAlign w:val="center"/>
          </w:tcPr>
          <w:p w14:paraId="41FE809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quy cách hàng hóa</w:t>
            </w:r>
          </w:p>
        </w:tc>
        <w:tc>
          <w:tcPr>
            <w:tcW w:w="1614" w:type="dxa"/>
            <w:vAlign w:val="center"/>
          </w:tcPr>
          <w:p w14:paraId="5B983B0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50" w:type="dxa"/>
            <w:vAlign w:val="center"/>
          </w:tcPr>
          <w:p w14:paraId="7A1E813E"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F511CB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63" w:type="dxa"/>
            <w:vAlign w:val="center"/>
          </w:tcPr>
          <w:p w14:paraId="65C74F40" w14:textId="77777777" w:rsidR="00C956FC" w:rsidRPr="00C60B13" w:rsidRDefault="00C956FC" w:rsidP="00C60B13">
            <w:pPr>
              <w:spacing w:line="360" w:lineRule="auto"/>
              <w:jc w:val="both"/>
              <w:rPr>
                <w:rFonts w:ascii="Times New Roman" w:hAnsi="Times New Roman" w:cs="Times New Roman"/>
                <w:sz w:val="28"/>
                <w:szCs w:val="28"/>
              </w:rPr>
            </w:pPr>
          </w:p>
        </w:tc>
        <w:tc>
          <w:tcPr>
            <w:tcW w:w="1692" w:type="dxa"/>
            <w:vAlign w:val="center"/>
          </w:tcPr>
          <w:p w14:paraId="2A38421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ItemOption</w:t>
            </w:r>
          </w:p>
        </w:tc>
      </w:tr>
    </w:tbl>
    <w:p w14:paraId="1CBC5233" w14:textId="77777777" w:rsidR="00C956FC" w:rsidRPr="00C60B13" w:rsidRDefault="00C956FC" w:rsidP="00C60B13">
      <w:pPr>
        <w:spacing w:line="360" w:lineRule="auto"/>
        <w:jc w:val="both"/>
        <w:rPr>
          <w:rFonts w:ascii="Times New Roman" w:hAnsi="Times New Roman" w:cs="Times New Roman"/>
          <w:sz w:val="28"/>
          <w:szCs w:val="28"/>
        </w:rPr>
      </w:pPr>
    </w:p>
    <w:p w14:paraId="7FAA392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215529" w:rsidRPr="00C60B13">
        <w:rPr>
          <w:rFonts w:ascii="Times New Roman" w:hAnsi="Times New Roman" w:cs="Times New Roman"/>
          <w:sz w:val="28"/>
          <w:szCs w:val="28"/>
        </w:rPr>
        <w:t>.3</w:t>
      </w:r>
      <w:r w:rsidRPr="00C60B13">
        <w:rPr>
          <w:rFonts w:ascii="Times New Roman" w:hAnsi="Times New Roman" w:cs="Times New Roman"/>
          <w:sz w:val="28"/>
          <w:szCs w:val="28"/>
        </w:rPr>
        <w:t>.25 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C956FC" w:rsidRPr="00C60B13" w14:paraId="194A1EE4" w14:textId="77777777" w:rsidTr="00D31BBC">
        <w:trPr>
          <w:trHeight w:val="363"/>
        </w:trPr>
        <w:tc>
          <w:tcPr>
            <w:tcW w:w="2469" w:type="dxa"/>
            <w:shd w:val="clear" w:color="auto" w:fill="F2F2F2" w:themeFill="background1" w:themeFillShade="F2"/>
            <w:vAlign w:val="center"/>
          </w:tcPr>
          <w:p w14:paraId="405F8A1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618" w:type="dxa"/>
            <w:shd w:val="clear" w:color="auto" w:fill="F2F2F2" w:themeFill="background1" w:themeFillShade="F2"/>
            <w:vAlign w:val="center"/>
          </w:tcPr>
          <w:p w14:paraId="2C40CCF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96" w:type="dxa"/>
            <w:shd w:val="clear" w:color="auto" w:fill="F2F2F2" w:themeFill="background1" w:themeFillShade="F2"/>
            <w:vAlign w:val="center"/>
          </w:tcPr>
          <w:p w14:paraId="4D035C25"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14:paraId="14F2D76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14:paraId="433F3E39"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14:paraId="6C42F170"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46" w:type="dxa"/>
            <w:shd w:val="clear" w:color="auto" w:fill="F2F2F2" w:themeFill="background1" w:themeFillShade="F2"/>
            <w:vAlign w:val="center"/>
          </w:tcPr>
          <w:p w14:paraId="5F3542A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67062A6B" w14:textId="77777777" w:rsidTr="00D31BBC">
        <w:trPr>
          <w:trHeight w:val="363"/>
        </w:trPr>
        <w:tc>
          <w:tcPr>
            <w:tcW w:w="2469" w:type="dxa"/>
            <w:vAlign w:val="center"/>
          </w:tcPr>
          <w:p w14:paraId="4B8FC2B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618" w:type="dxa"/>
            <w:vAlign w:val="center"/>
          </w:tcPr>
          <w:p w14:paraId="652E58B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96" w:type="dxa"/>
            <w:vAlign w:val="center"/>
          </w:tcPr>
          <w:p w14:paraId="3E0E946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50606CDD" w14:textId="77777777"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14:paraId="1E3D49A2"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303E7C2E" w14:textId="77777777"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46" w:type="dxa"/>
            <w:vAlign w:val="center"/>
          </w:tcPr>
          <w:p w14:paraId="682ED09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8FBE903" w14:textId="77777777" w:rsidTr="00D31BBC">
        <w:trPr>
          <w:trHeight w:val="363"/>
        </w:trPr>
        <w:tc>
          <w:tcPr>
            <w:tcW w:w="2469" w:type="dxa"/>
            <w:vAlign w:val="center"/>
          </w:tcPr>
          <w:p w14:paraId="72962FB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c>
          <w:tcPr>
            <w:tcW w:w="1618" w:type="dxa"/>
            <w:vAlign w:val="center"/>
          </w:tcPr>
          <w:p w14:paraId="06B1B8C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Loại phiếu</w:t>
            </w:r>
          </w:p>
        </w:tc>
        <w:tc>
          <w:tcPr>
            <w:tcW w:w="1896" w:type="dxa"/>
            <w:vAlign w:val="center"/>
          </w:tcPr>
          <w:p w14:paraId="6B0A8BC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0EA110D6"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540F966A" w14:textId="77777777"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750A54F2"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2869AC18" w14:textId="77777777" w:rsidR="00C956FC" w:rsidRPr="00C60B13" w:rsidRDefault="00B109B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w:t>
            </w:r>
          </w:p>
        </w:tc>
      </w:tr>
      <w:tr w:rsidR="00C956FC" w:rsidRPr="00C60B13" w14:paraId="14074A3B" w14:textId="77777777" w:rsidTr="00D31BBC">
        <w:trPr>
          <w:trHeight w:val="380"/>
        </w:trPr>
        <w:tc>
          <w:tcPr>
            <w:tcW w:w="2469" w:type="dxa"/>
            <w:vAlign w:val="center"/>
          </w:tcPr>
          <w:p w14:paraId="7326FF3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VoucherDate</w:t>
            </w:r>
          </w:p>
        </w:tc>
        <w:tc>
          <w:tcPr>
            <w:tcW w:w="1618" w:type="dxa"/>
            <w:vAlign w:val="center"/>
          </w:tcPr>
          <w:p w14:paraId="3A18D23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hóa đơn</w:t>
            </w:r>
          </w:p>
        </w:tc>
        <w:tc>
          <w:tcPr>
            <w:tcW w:w="1896" w:type="dxa"/>
            <w:vAlign w:val="center"/>
          </w:tcPr>
          <w:p w14:paraId="65466D7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datetime</w:t>
            </w:r>
          </w:p>
        </w:tc>
        <w:tc>
          <w:tcPr>
            <w:tcW w:w="578" w:type="dxa"/>
            <w:vAlign w:val="center"/>
          </w:tcPr>
          <w:p w14:paraId="59E23902"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56B1E634"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01D948FD"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07D1BB3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51BD7FB" w14:textId="77777777" w:rsidTr="00D31BBC">
        <w:trPr>
          <w:trHeight w:val="363"/>
        </w:trPr>
        <w:tc>
          <w:tcPr>
            <w:tcW w:w="2469" w:type="dxa"/>
            <w:vAlign w:val="center"/>
          </w:tcPr>
          <w:p w14:paraId="76B7747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VoucherNo</w:t>
            </w:r>
          </w:p>
        </w:tc>
        <w:tc>
          <w:tcPr>
            <w:tcW w:w="1618" w:type="dxa"/>
            <w:vAlign w:val="center"/>
          </w:tcPr>
          <w:p w14:paraId="76FBEF4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phiếu</w:t>
            </w:r>
          </w:p>
        </w:tc>
        <w:tc>
          <w:tcPr>
            <w:tcW w:w="1896" w:type="dxa"/>
            <w:vAlign w:val="center"/>
          </w:tcPr>
          <w:p w14:paraId="3A176A8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14:paraId="2F5FBBDA"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6B6741D"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20912ED0"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7CBDB6D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1939B01" w14:textId="77777777" w:rsidTr="00D31BBC">
        <w:trPr>
          <w:trHeight w:val="363"/>
        </w:trPr>
        <w:tc>
          <w:tcPr>
            <w:tcW w:w="2469" w:type="dxa"/>
            <w:vAlign w:val="center"/>
          </w:tcPr>
          <w:p w14:paraId="6839807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ObjectName</w:t>
            </w:r>
          </w:p>
        </w:tc>
        <w:tc>
          <w:tcPr>
            <w:tcW w:w="1618" w:type="dxa"/>
            <w:vAlign w:val="center"/>
          </w:tcPr>
          <w:p w14:paraId="010320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 xml:space="preserve">Tên </w:t>
            </w:r>
            <w:r w:rsidR="00B109B8" w:rsidRPr="00C60B13">
              <w:rPr>
                <w:rFonts w:ascii="Times New Roman" w:hAnsi="Times New Roman" w:cs="Times New Roman"/>
                <w:sz w:val="28"/>
                <w:szCs w:val="28"/>
              </w:rPr>
              <w:t>Người tạo</w:t>
            </w:r>
          </w:p>
        </w:tc>
        <w:tc>
          <w:tcPr>
            <w:tcW w:w="1896" w:type="dxa"/>
            <w:vAlign w:val="center"/>
          </w:tcPr>
          <w:p w14:paraId="6FF3D72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14:paraId="78927645"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25D01ECB"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3C3A109D"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1A9C19B9"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42B96EB0" w14:textId="77777777" w:rsidTr="00D31BBC">
        <w:trPr>
          <w:trHeight w:val="363"/>
        </w:trPr>
        <w:tc>
          <w:tcPr>
            <w:tcW w:w="2469" w:type="dxa"/>
            <w:vAlign w:val="center"/>
          </w:tcPr>
          <w:p w14:paraId="46AE7C8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ObjectAddress</w:t>
            </w:r>
          </w:p>
        </w:tc>
        <w:tc>
          <w:tcPr>
            <w:tcW w:w="1618" w:type="dxa"/>
            <w:vAlign w:val="center"/>
          </w:tcPr>
          <w:p w14:paraId="2EEC615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Địa chỉ</w:t>
            </w:r>
          </w:p>
        </w:tc>
        <w:tc>
          <w:tcPr>
            <w:tcW w:w="1896" w:type="dxa"/>
            <w:vAlign w:val="center"/>
          </w:tcPr>
          <w:p w14:paraId="3D5E608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14:paraId="68AAF24A"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11DDE66"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71E9968A"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294121C6"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D736F9E" w14:textId="77777777" w:rsidTr="00D31BBC">
        <w:trPr>
          <w:trHeight w:val="363"/>
        </w:trPr>
        <w:tc>
          <w:tcPr>
            <w:tcW w:w="2469" w:type="dxa"/>
            <w:vAlign w:val="center"/>
          </w:tcPr>
          <w:p w14:paraId="5ED833E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InwardStockKeeper</w:t>
            </w:r>
          </w:p>
        </w:tc>
        <w:tc>
          <w:tcPr>
            <w:tcW w:w="1618" w:type="dxa"/>
            <w:vAlign w:val="center"/>
          </w:tcPr>
          <w:p w14:paraId="274BCFDB" w14:textId="77777777"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nhận</w:t>
            </w:r>
          </w:p>
        </w:tc>
        <w:tc>
          <w:tcPr>
            <w:tcW w:w="1896" w:type="dxa"/>
            <w:vAlign w:val="center"/>
          </w:tcPr>
          <w:p w14:paraId="2271BB1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14:paraId="0023DDA5"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7AFAA674"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7CD0B416"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6D99B9A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CA0E41E" w14:textId="77777777" w:rsidTr="00D31BBC">
        <w:trPr>
          <w:trHeight w:val="363"/>
        </w:trPr>
        <w:tc>
          <w:tcPr>
            <w:tcW w:w="2469" w:type="dxa"/>
            <w:vAlign w:val="center"/>
          </w:tcPr>
          <w:p w14:paraId="108DCC4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OutwardStockKeeper</w:t>
            </w:r>
          </w:p>
        </w:tc>
        <w:tc>
          <w:tcPr>
            <w:tcW w:w="1618" w:type="dxa"/>
            <w:vAlign w:val="center"/>
          </w:tcPr>
          <w:p w14:paraId="2AE37FE3" w14:textId="77777777" w:rsidR="00C956FC" w:rsidRPr="00C60B13" w:rsidRDefault="00AF7442"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Thủ kho chuyển</w:t>
            </w:r>
          </w:p>
        </w:tc>
        <w:tc>
          <w:tcPr>
            <w:tcW w:w="1896" w:type="dxa"/>
            <w:vAlign w:val="center"/>
          </w:tcPr>
          <w:p w14:paraId="74AE001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14:paraId="5246E114"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4358B05"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522EEA0"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78291F4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CA9D34C" w14:textId="77777777" w:rsidTr="00D31BBC">
        <w:trPr>
          <w:trHeight w:val="363"/>
        </w:trPr>
        <w:tc>
          <w:tcPr>
            <w:tcW w:w="2469" w:type="dxa"/>
            <w:vAlign w:val="center"/>
          </w:tcPr>
          <w:p w14:paraId="235C352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TotalAmount</w:t>
            </w:r>
          </w:p>
        </w:tc>
        <w:tc>
          <w:tcPr>
            <w:tcW w:w="1618" w:type="dxa"/>
            <w:vAlign w:val="center"/>
          </w:tcPr>
          <w:p w14:paraId="236F11D9" w14:textId="77777777" w:rsidR="00C956FC" w:rsidRPr="00C60B13" w:rsidRDefault="006F4129"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Tổng tiền hàng</w:t>
            </w:r>
          </w:p>
        </w:tc>
        <w:tc>
          <w:tcPr>
            <w:tcW w:w="1896" w:type="dxa"/>
            <w:vAlign w:val="center"/>
          </w:tcPr>
          <w:p w14:paraId="770C8A0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money</w:t>
            </w:r>
          </w:p>
        </w:tc>
        <w:tc>
          <w:tcPr>
            <w:tcW w:w="578" w:type="dxa"/>
            <w:vAlign w:val="center"/>
          </w:tcPr>
          <w:p w14:paraId="3717DA01"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29131954"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5CBF717F"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3772080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048130D" w14:textId="77777777" w:rsidTr="00D31BBC">
        <w:trPr>
          <w:trHeight w:val="363"/>
        </w:trPr>
        <w:tc>
          <w:tcPr>
            <w:tcW w:w="2469" w:type="dxa"/>
            <w:vAlign w:val="center"/>
          </w:tcPr>
          <w:p w14:paraId="0A1BE8A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618" w:type="dxa"/>
            <w:vAlign w:val="center"/>
          </w:tcPr>
          <w:p w14:paraId="6BB8DA34" w14:textId="77777777"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Sắp xếp</w:t>
            </w:r>
          </w:p>
        </w:tc>
        <w:tc>
          <w:tcPr>
            <w:tcW w:w="1896" w:type="dxa"/>
            <w:vAlign w:val="center"/>
          </w:tcPr>
          <w:p w14:paraId="2D97FC0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3AAD1547"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D16121F"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72C1F41E"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15BF2055"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ADD2660" w14:textId="77777777" w:rsidTr="00D31BBC">
        <w:trPr>
          <w:trHeight w:val="363"/>
        </w:trPr>
        <w:tc>
          <w:tcPr>
            <w:tcW w:w="2469" w:type="dxa"/>
            <w:vAlign w:val="center"/>
          </w:tcPr>
          <w:p w14:paraId="480FC01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IsExport</w:t>
            </w:r>
          </w:p>
        </w:tc>
        <w:tc>
          <w:tcPr>
            <w:tcW w:w="1618" w:type="dxa"/>
            <w:vAlign w:val="center"/>
          </w:tcPr>
          <w:p w14:paraId="1F487764" w14:textId="77777777" w:rsidR="00C956FC" w:rsidRPr="00C60B13" w:rsidRDefault="00313228"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Hàng nhập khẩu</w:t>
            </w:r>
          </w:p>
        </w:tc>
        <w:tc>
          <w:tcPr>
            <w:tcW w:w="1896" w:type="dxa"/>
            <w:vAlign w:val="center"/>
          </w:tcPr>
          <w:p w14:paraId="3A18ECA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78" w:type="dxa"/>
            <w:vAlign w:val="center"/>
          </w:tcPr>
          <w:p w14:paraId="693C8F46"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535155E2"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725896B1"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4B99EB1A"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3B02B03" w14:textId="77777777" w:rsidTr="00D31BBC">
        <w:trPr>
          <w:trHeight w:val="363"/>
        </w:trPr>
        <w:tc>
          <w:tcPr>
            <w:tcW w:w="2469" w:type="dxa"/>
            <w:vAlign w:val="center"/>
          </w:tcPr>
          <w:p w14:paraId="41161A3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CreatedBy</w:t>
            </w:r>
          </w:p>
        </w:tc>
        <w:tc>
          <w:tcPr>
            <w:tcW w:w="1618" w:type="dxa"/>
            <w:vAlign w:val="center"/>
          </w:tcPr>
          <w:p w14:paraId="07F8E58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14:paraId="728A70A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14:paraId="441116EE"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5EA974F6"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25F8ECAB"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599C13CB"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FFC8501" w14:textId="77777777" w:rsidTr="00D31BBC">
        <w:trPr>
          <w:trHeight w:val="363"/>
        </w:trPr>
        <w:tc>
          <w:tcPr>
            <w:tcW w:w="2469" w:type="dxa"/>
            <w:vAlign w:val="center"/>
          </w:tcPr>
          <w:p w14:paraId="286EEAE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ModifiedBy</w:t>
            </w:r>
          </w:p>
        </w:tc>
        <w:tc>
          <w:tcPr>
            <w:tcW w:w="1618" w:type="dxa"/>
            <w:vAlign w:val="center"/>
          </w:tcPr>
          <w:p w14:paraId="42359CF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Người thay đổi</w:t>
            </w:r>
          </w:p>
        </w:tc>
        <w:tc>
          <w:tcPr>
            <w:tcW w:w="1896" w:type="dxa"/>
            <w:vAlign w:val="center"/>
          </w:tcPr>
          <w:p w14:paraId="1DD2B64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nvarchar(100)</w:t>
            </w:r>
          </w:p>
        </w:tc>
        <w:tc>
          <w:tcPr>
            <w:tcW w:w="578" w:type="dxa"/>
            <w:vAlign w:val="center"/>
          </w:tcPr>
          <w:p w14:paraId="37A76469"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2BC3E6D7"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57B7FA7"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3DDCF053"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9AE2B56" w14:textId="77777777" w:rsidTr="00D31BBC">
        <w:trPr>
          <w:trHeight w:val="363"/>
        </w:trPr>
        <w:tc>
          <w:tcPr>
            <w:tcW w:w="2469" w:type="dxa"/>
            <w:vAlign w:val="center"/>
          </w:tcPr>
          <w:p w14:paraId="758763E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1618" w:type="dxa"/>
            <w:vAlign w:val="center"/>
          </w:tcPr>
          <w:p w14:paraId="6611A93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896" w:type="dxa"/>
            <w:vAlign w:val="center"/>
          </w:tcPr>
          <w:p w14:paraId="4E961B5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6FA4C44E"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F0BD867"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2479A8D5"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6A4EBCC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86496FF" w14:textId="77777777" w:rsidTr="00D31BBC">
        <w:trPr>
          <w:trHeight w:val="363"/>
        </w:trPr>
        <w:tc>
          <w:tcPr>
            <w:tcW w:w="2469" w:type="dxa"/>
            <w:vAlign w:val="center"/>
          </w:tcPr>
          <w:p w14:paraId="59C16FC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BranchID</w:t>
            </w:r>
          </w:p>
        </w:tc>
        <w:tc>
          <w:tcPr>
            <w:tcW w:w="1618" w:type="dxa"/>
            <w:vAlign w:val="center"/>
          </w:tcPr>
          <w:p w14:paraId="6CEA614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nhánh</w:t>
            </w:r>
          </w:p>
        </w:tc>
        <w:tc>
          <w:tcPr>
            <w:tcW w:w="1896" w:type="dxa"/>
            <w:vAlign w:val="center"/>
          </w:tcPr>
          <w:p w14:paraId="76A3239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6B99D556"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79A30F8"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41553CC9"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7E09C8A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0C137D45" w14:textId="77777777" w:rsidTr="00D31BBC">
        <w:trPr>
          <w:trHeight w:val="363"/>
        </w:trPr>
        <w:tc>
          <w:tcPr>
            <w:tcW w:w="2469" w:type="dxa"/>
            <w:vAlign w:val="center"/>
          </w:tcPr>
          <w:p w14:paraId="2601A21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FromStockID</w:t>
            </w:r>
          </w:p>
        </w:tc>
        <w:tc>
          <w:tcPr>
            <w:tcW w:w="1618" w:type="dxa"/>
            <w:vAlign w:val="center"/>
          </w:tcPr>
          <w:p w14:paraId="27B4CE1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w:t>
            </w:r>
          </w:p>
        </w:tc>
        <w:tc>
          <w:tcPr>
            <w:tcW w:w="1896" w:type="dxa"/>
            <w:vAlign w:val="center"/>
          </w:tcPr>
          <w:p w14:paraId="5E53DC0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522C691B"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CC920F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1B02ED71"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5A5BBAA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14:paraId="519C66E9" w14:textId="77777777" w:rsidTr="00D31BBC">
        <w:trPr>
          <w:trHeight w:val="363"/>
        </w:trPr>
        <w:tc>
          <w:tcPr>
            <w:tcW w:w="2469" w:type="dxa"/>
            <w:vAlign w:val="center"/>
          </w:tcPr>
          <w:p w14:paraId="62B97E2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ToStockID</w:t>
            </w:r>
          </w:p>
        </w:tc>
        <w:tc>
          <w:tcPr>
            <w:tcW w:w="1618" w:type="dxa"/>
            <w:vAlign w:val="center"/>
          </w:tcPr>
          <w:p w14:paraId="012A9AC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kho chuyển đến</w:t>
            </w:r>
          </w:p>
        </w:tc>
        <w:tc>
          <w:tcPr>
            <w:tcW w:w="1896" w:type="dxa"/>
            <w:vAlign w:val="center"/>
          </w:tcPr>
          <w:p w14:paraId="5A81A07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39F6921C"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4350120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71D0E99D"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769F200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w:t>
            </w:r>
          </w:p>
        </w:tc>
      </w:tr>
      <w:tr w:rsidR="00C956FC" w:rsidRPr="00C60B13" w14:paraId="4C6327B4" w14:textId="77777777" w:rsidTr="00D31BBC">
        <w:trPr>
          <w:trHeight w:val="363"/>
        </w:trPr>
        <w:tc>
          <w:tcPr>
            <w:tcW w:w="2469" w:type="dxa"/>
            <w:vAlign w:val="center"/>
          </w:tcPr>
          <w:p w14:paraId="7824E5A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Description</w:t>
            </w:r>
          </w:p>
        </w:tc>
        <w:tc>
          <w:tcPr>
            <w:tcW w:w="1618" w:type="dxa"/>
            <w:vAlign w:val="center"/>
          </w:tcPr>
          <w:p w14:paraId="3A8B8F9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896" w:type="dxa"/>
            <w:vAlign w:val="center"/>
          </w:tcPr>
          <w:p w14:paraId="1711406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nvarchar(255)</w:t>
            </w:r>
          </w:p>
        </w:tc>
        <w:tc>
          <w:tcPr>
            <w:tcW w:w="578" w:type="dxa"/>
            <w:vAlign w:val="center"/>
          </w:tcPr>
          <w:p w14:paraId="0BE02BAD"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31F83C2D"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B296A42" w14:textId="77777777" w:rsidR="00C956FC" w:rsidRPr="00C60B13" w:rsidRDefault="00C956FC" w:rsidP="00C60B13">
            <w:pPr>
              <w:spacing w:line="360" w:lineRule="auto"/>
              <w:jc w:val="both"/>
              <w:rPr>
                <w:rFonts w:ascii="Times New Roman" w:hAnsi="Times New Roman" w:cs="Times New Roman"/>
                <w:sz w:val="28"/>
                <w:szCs w:val="28"/>
              </w:rPr>
            </w:pPr>
          </w:p>
        </w:tc>
        <w:tc>
          <w:tcPr>
            <w:tcW w:w="1646" w:type="dxa"/>
            <w:vAlign w:val="center"/>
          </w:tcPr>
          <w:p w14:paraId="1EDE2CA3" w14:textId="77777777" w:rsidR="00C956FC" w:rsidRPr="00C60B13" w:rsidRDefault="00C956FC" w:rsidP="00C60B13">
            <w:pPr>
              <w:spacing w:line="360" w:lineRule="auto"/>
              <w:jc w:val="both"/>
              <w:rPr>
                <w:rFonts w:ascii="Times New Roman" w:hAnsi="Times New Roman" w:cs="Times New Roman"/>
                <w:sz w:val="28"/>
                <w:szCs w:val="28"/>
              </w:rPr>
            </w:pPr>
          </w:p>
        </w:tc>
      </w:tr>
    </w:tbl>
    <w:p w14:paraId="12F710F7" w14:textId="77777777" w:rsidR="00C956FC" w:rsidRPr="00C60B13" w:rsidRDefault="00C956FC" w:rsidP="00C60B13">
      <w:pPr>
        <w:spacing w:line="360" w:lineRule="auto"/>
        <w:jc w:val="both"/>
        <w:rPr>
          <w:rFonts w:ascii="Times New Roman" w:hAnsi="Times New Roman" w:cs="Times New Roman"/>
          <w:sz w:val="28"/>
          <w:szCs w:val="28"/>
        </w:rPr>
      </w:pPr>
    </w:p>
    <w:p w14:paraId="2B528EC7"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1921EC" w:rsidRPr="00C60B13">
        <w:rPr>
          <w:rFonts w:ascii="Times New Roman" w:hAnsi="Times New Roman" w:cs="Times New Roman"/>
          <w:sz w:val="28"/>
          <w:szCs w:val="28"/>
        </w:rPr>
        <w:t>.3</w:t>
      </w:r>
      <w:r w:rsidRPr="00C60B13">
        <w:rPr>
          <w:rFonts w:ascii="Times New Roman" w:hAnsi="Times New Roman" w:cs="Times New Roman"/>
          <w:sz w:val="28"/>
          <w:szCs w:val="28"/>
        </w:rPr>
        <w:t>.26 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C956FC" w:rsidRPr="00C60B13" w14:paraId="581FEE27" w14:textId="77777777" w:rsidTr="00745BA1">
        <w:trPr>
          <w:trHeight w:val="363"/>
        </w:trPr>
        <w:tc>
          <w:tcPr>
            <w:tcW w:w="2657" w:type="dxa"/>
            <w:shd w:val="clear" w:color="auto" w:fill="F2F2F2" w:themeFill="background1" w:themeFillShade="F2"/>
            <w:vAlign w:val="center"/>
          </w:tcPr>
          <w:p w14:paraId="193C20D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1406" w:type="dxa"/>
            <w:shd w:val="clear" w:color="auto" w:fill="F2F2F2" w:themeFill="background1" w:themeFillShade="F2"/>
            <w:vAlign w:val="center"/>
          </w:tcPr>
          <w:p w14:paraId="32C59D72"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877" w:type="dxa"/>
            <w:shd w:val="clear" w:color="auto" w:fill="F2F2F2" w:themeFill="background1" w:themeFillShade="F2"/>
            <w:vAlign w:val="center"/>
          </w:tcPr>
          <w:p w14:paraId="6235EC1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78" w:type="dxa"/>
            <w:shd w:val="clear" w:color="auto" w:fill="F2F2F2" w:themeFill="background1" w:themeFillShade="F2"/>
            <w:vAlign w:val="center"/>
          </w:tcPr>
          <w:p w14:paraId="49AFFC3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78" w:type="dxa"/>
            <w:shd w:val="clear" w:color="auto" w:fill="F2F2F2" w:themeFill="background1" w:themeFillShade="F2"/>
            <w:vAlign w:val="center"/>
          </w:tcPr>
          <w:p w14:paraId="7F6C729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92" w:type="dxa"/>
            <w:shd w:val="clear" w:color="auto" w:fill="F2F2F2" w:themeFill="background1" w:themeFillShade="F2"/>
            <w:vAlign w:val="center"/>
          </w:tcPr>
          <w:p w14:paraId="7E761C05"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89" w:type="dxa"/>
            <w:shd w:val="clear" w:color="auto" w:fill="F2F2F2" w:themeFill="background1" w:themeFillShade="F2"/>
            <w:vAlign w:val="center"/>
          </w:tcPr>
          <w:p w14:paraId="141DD92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55D4291C" w14:textId="77777777" w:rsidTr="00745BA1">
        <w:trPr>
          <w:trHeight w:val="363"/>
        </w:trPr>
        <w:tc>
          <w:tcPr>
            <w:tcW w:w="2657" w:type="dxa"/>
            <w:vAlign w:val="center"/>
          </w:tcPr>
          <w:p w14:paraId="5C003139"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VoucherDetailID</w:t>
            </w:r>
          </w:p>
        </w:tc>
        <w:tc>
          <w:tcPr>
            <w:tcW w:w="1406" w:type="dxa"/>
            <w:vAlign w:val="center"/>
          </w:tcPr>
          <w:p w14:paraId="0E6D367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chi tiết phiếu chuyển kho</w:t>
            </w:r>
          </w:p>
        </w:tc>
        <w:tc>
          <w:tcPr>
            <w:tcW w:w="1877" w:type="dxa"/>
            <w:vAlign w:val="center"/>
          </w:tcPr>
          <w:p w14:paraId="0ED0510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68C01C9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78" w:type="dxa"/>
            <w:vAlign w:val="center"/>
          </w:tcPr>
          <w:p w14:paraId="2D1540B8"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23609C5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89" w:type="dxa"/>
            <w:vAlign w:val="center"/>
          </w:tcPr>
          <w:p w14:paraId="4C5AE370"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2627046" w14:textId="77777777" w:rsidTr="00745BA1">
        <w:trPr>
          <w:trHeight w:val="363"/>
        </w:trPr>
        <w:tc>
          <w:tcPr>
            <w:tcW w:w="2657" w:type="dxa"/>
            <w:vAlign w:val="center"/>
          </w:tcPr>
          <w:p w14:paraId="473A06D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VoucherID</w:t>
            </w:r>
          </w:p>
        </w:tc>
        <w:tc>
          <w:tcPr>
            <w:tcW w:w="1406" w:type="dxa"/>
            <w:vAlign w:val="center"/>
          </w:tcPr>
          <w:p w14:paraId="18244C2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phiếu chuyển kho</w:t>
            </w:r>
          </w:p>
        </w:tc>
        <w:tc>
          <w:tcPr>
            <w:tcW w:w="1877" w:type="dxa"/>
            <w:vAlign w:val="center"/>
          </w:tcPr>
          <w:p w14:paraId="43895D6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07D173AB"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94F1787" w14:textId="77777777" w:rsidR="00C956FC" w:rsidRPr="00C60B13" w:rsidRDefault="00C13714"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92" w:type="dxa"/>
            <w:vAlign w:val="center"/>
          </w:tcPr>
          <w:p w14:paraId="3A46568F"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37736E7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StockTransfer</w:t>
            </w:r>
          </w:p>
        </w:tc>
      </w:tr>
      <w:tr w:rsidR="00C956FC" w:rsidRPr="00C60B13" w14:paraId="2285735D" w14:textId="77777777" w:rsidTr="00745BA1">
        <w:trPr>
          <w:trHeight w:val="380"/>
        </w:trPr>
        <w:tc>
          <w:tcPr>
            <w:tcW w:w="2657" w:type="dxa"/>
            <w:vAlign w:val="center"/>
          </w:tcPr>
          <w:p w14:paraId="757A167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ItemID</w:t>
            </w:r>
          </w:p>
        </w:tc>
        <w:tc>
          <w:tcPr>
            <w:tcW w:w="1406" w:type="dxa"/>
            <w:vAlign w:val="center"/>
          </w:tcPr>
          <w:p w14:paraId="67BD397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hàng hóa</w:t>
            </w:r>
          </w:p>
        </w:tc>
        <w:tc>
          <w:tcPr>
            <w:tcW w:w="1877" w:type="dxa"/>
            <w:vAlign w:val="center"/>
          </w:tcPr>
          <w:p w14:paraId="61532AE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uniqueidentifier</w:t>
            </w:r>
          </w:p>
        </w:tc>
        <w:tc>
          <w:tcPr>
            <w:tcW w:w="578" w:type="dxa"/>
            <w:vAlign w:val="center"/>
          </w:tcPr>
          <w:p w14:paraId="4EA2C0FB"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54D232D3"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EF4BA19"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2D9404B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Item</w:t>
            </w:r>
          </w:p>
        </w:tc>
      </w:tr>
      <w:tr w:rsidR="00C956FC" w:rsidRPr="00C60B13" w14:paraId="1F029544" w14:textId="77777777" w:rsidTr="00745BA1">
        <w:trPr>
          <w:trHeight w:val="363"/>
        </w:trPr>
        <w:tc>
          <w:tcPr>
            <w:tcW w:w="2657" w:type="dxa"/>
            <w:vAlign w:val="center"/>
          </w:tcPr>
          <w:p w14:paraId="74A787E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SortOrder</w:t>
            </w:r>
          </w:p>
        </w:tc>
        <w:tc>
          <w:tcPr>
            <w:tcW w:w="1406" w:type="dxa"/>
            <w:vAlign w:val="center"/>
          </w:tcPr>
          <w:p w14:paraId="5A16AACC"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thứ tự</w:t>
            </w:r>
          </w:p>
        </w:tc>
        <w:tc>
          <w:tcPr>
            <w:tcW w:w="1877" w:type="dxa"/>
            <w:vAlign w:val="center"/>
          </w:tcPr>
          <w:p w14:paraId="32A33F5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3BC176F2"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7FCFE4E"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0FB4A864"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20ACC4B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C36666F" w14:textId="77777777" w:rsidTr="00745BA1">
        <w:trPr>
          <w:trHeight w:val="363"/>
        </w:trPr>
        <w:tc>
          <w:tcPr>
            <w:tcW w:w="2657" w:type="dxa"/>
            <w:vAlign w:val="center"/>
          </w:tcPr>
          <w:p w14:paraId="412518C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UnitConvert</w:t>
            </w:r>
          </w:p>
        </w:tc>
        <w:tc>
          <w:tcPr>
            <w:tcW w:w="1406" w:type="dxa"/>
            <w:vAlign w:val="center"/>
          </w:tcPr>
          <w:p w14:paraId="4735A58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Đơn vị chuyển đổi</w:t>
            </w:r>
          </w:p>
        </w:tc>
        <w:tc>
          <w:tcPr>
            <w:tcW w:w="1877" w:type="dxa"/>
            <w:vAlign w:val="center"/>
          </w:tcPr>
          <w:p w14:paraId="701AF35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nvarchar(20)</w:t>
            </w:r>
          </w:p>
        </w:tc>
        <w:tc>
          <w:tcPr>
            <w:tcW w:w="578" w:type="dxa"/>
            <w:vAlign w:val="center"/>
          </w:tcPr>
          <w:p w14:paraId="54F65A9F"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9FF7615"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2861C1D2"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495565F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5BB7C0D9" w14:textId="77777777" w:rsidTr="00745BA1">
        <w:trPr>
          <w:trHeight w:val="363"/>
        </w:trPr>
        <w:tc>
          <w:tcPr>
            <w:tcW w:w="2657" w:type="dxa"/>
            <w:vAlign w:val="center"/>
          </w:tcPr>
          <w:p w14:paraId="7E04B41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ConvertRate</w:t>
            </w:r>
          </w:p>
        </w:tc>
        <w:tc>
          <w:tcPr>
            <w:tcW w:w="1406" w:type="dxa"/>
            <w:vAlign w:val="center"/>
          </w:tcPr>
          <w:p w14:paraId="157EF69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Tỷ lệ chuyển đổi</w:t>
            </w:r>
          </w:p>
        </w:tc>
        <w:tc>
          <w:tcPr>
            <w:tcW w:w="1877" w:type="dxa"/>
            <w:vAlign w:val="center"/>
          </w:tcPr>
          <w:p w14:paraId="42C68C9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decimal(22, 8)</w:t>
            </w:r>
          </w:p>
        </w:tc>
        <w:tc>
          <w:tcPr>
            <w:tcW w:w="578" w:type="dxa"/>
            <w:vAlign w:val="center"/>
          </w:tcPr>
          <w:p w14:paraId="560B79BB"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1149D9B9"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59323911"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76C4171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98FB6C1" w14:textId="77777777" w:rsidTr="00745BA1">
        <w:trPr>
          <w:trHeight w:val="363"/>
        </w:trPr>
        <w:tc>
          <w:tcPr>
            <w:tcW w:w="2657" w:type="dxa"/>
            <w:vAlign w:val="center"/>
          </w:tcPr>
          <w:p w14:paraId="336E34D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QuantityItem</w:t>
            </w:r>
          </w:p>
        </w:tc>
        <w:tc>
          <w:tcPr>
            <w:tcW w:w="1406" w:type="dxa"/>
            <w:vAlign w:val="center"/>
          </w:tcPr>
          <w:p w14:paraId="25EE57E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Số lượng</w:t>
            </w:r>
          </w:p>
        </w:tc>
        <w:tc>
          <w:tcPr>
            <w:tcW w:w="1877" w:type="dxa"/>
            <w:vAlign w:val="center"/>
          </w:tcPr>
          <w:p w14:paraId="43AE0D8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074AF0FB"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610B9257"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3FA068C"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79D9F4C2"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EB0C78A" w14:textId="77777777" w:rsidTr="00745BA1">
        <w:trPr>
          <w:trHeight w:val="363"/>
        </w:trPr>
        <w:tc>
          <w:tcPr>
            <w:tcW w:w="2657" w:type="dxa"/>
            <w:vAlign w:val="center"/>
          </w:tcPr>
          <w:p w14:paraId="5962E2C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lastRenderedPageBreak/>
              <w:t>transferPrice</w:t>
            </w:r>
          </w:p>
        </w:tc>
        <w:tc>
          <w:tcPr>
            <w:tcW w:w="1406" w:type="dxa"/>
            <w:vAlign w:val="center"/>
          </w:tcPr>
          <w:p w14:paraId="41A1DB6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w:t>
            </w:r>
          </w:p>
        </w:tc>
        <w:tc>
          <w:tcPr>
            <w:tcW w:w="1877" w:type="dxa"/>
            <w:vAlign w:val="center"/>
          </w:tcPr>
          <w:p w14:paraId="796A0D3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74894C1E"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523A1EFF"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1AC3FF78"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6C2C6878"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1EBA6E5" w14:textId="77777777" w:rsidTr="00745BA1">
        <w:trPr>
          <w:trHeight w:val="363"/>
        </w:trPr>
        <w:tc>
          <w:tcPr>
            <w:tcW w:w="2657" w:type="dxa"/>
            <w:vAlign w:val="center"/>
          </w:tcPr>
          <w:p w14:paraId="5EE3F46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importPrice</w:t>
            </w:r>
          </w:p>
        </w:tc>
        <w:tc>
          <w:tcPr>
            <w:tcW w:w="1406" w:type="dxa"/>
            <w:vAlign w:val="center"/>
          </w:tcPr>
          <w:p w14:paraId="6A23728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nhập</w:t>
            </w:r>
          </w:p>
        </w:tc>
        <w:tc>
          <w:tcPr>
            <w:tcW w:w="1877" w:type="dxa"/>
            <w:vAlign w:val="center"/>
          </w:tcPr>
          <w:p w14:paraId="6CED627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69E806C9"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055941D6"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4C3F6909"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37AD643F"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5641F2F" w14:textId="77777777" w:rsidTr="00745BA1">
        <w:trPr>
          <w:trHeight w:val="363"/>
        </w:trPr>
        <w:tc>
          <w:tcPr>
            <w:tcW w:w="2657" w:type="dxa"/>
            <w:vAlign w:val="center"/>
          </w:tcPr>
          <w:p w14:paraId="186E692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ConversionPrice</w:t>
            </w:r>
          </w:p>
        </w:tc>
        <w:tc>
          <w:tcPr>
            <w:tcW w:w="1406" w:type="dxa"/>
            <w:vAlign w:val="center"/>
          </w:tcPr>
          <w:p w14:paraId="5EC494F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Giá chuyển đổi</w:t>
            </w:r>
          </w:p>
        </w:tc>
        <w:tc>
          <w:tcPr>
            <w:tcW w:w="1877" w:type="dxa"/>
            <w:vAlign w:val="center"/>
          </w:tcPr>
          <w:p w14:paraId="3694CB56"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78" w:type="dxa"/>
            <w:vAlign w:val="center"/>
          </w:tcPr>
          <w:p w14:paraId="05496DC6" w14:textId="77777777" w:rsidR="00C956FC" w:rsidRPr="00C60B13" w:rsidRDefault="00C956FC" w:rsidP="00C60B13">
            <w:pPr>
              <w:spacing w:line="360" w:lineRule="auto"/>
              <w:jc w:val="both"/>
              <w:rPr>
                <w:rFonts w:ascii="Times New Roman" w:hAnsi="Times New Roman" w:cs="Times New Roman"/>
                <w:sz w:val="28"/>
                <w:szCs w:val="28"/>
              </w:rPr>
            </w:pPr>
          </w:p>
        </w:tc>
        <w:tc>
          <w:tcPr>
            <w:tcW w:w="578" w:type="dxa"/>
            <w:vAlign w:val="center"/>
          </w:tcPr>
          <w:p w14:paraId="6D04FC00" w14:textId="77777777" w:rsidR="00C956FC" w:rsidRPr="00C60B13" w:rsidRDefault="00C956FC" w:rsidP="00C60B13">
            <w:pPr>
              <w:spacing w:line="360" w:lineRule="auto"/>
              <w:jc w:val="both"/>
              <w:rPr>
                <w:rFonts w:ascii="Times New Roman" w:hAnsi="Times New Roman" w:cs="Times New Roman"/>
                <w:sz w:val="28"/>
                <w:szCs w:val="28"/>
              </w:rPr>
            </w:pPr>
          </w:p>
        </w:tc>
        <w:tc>
          <w:tcPr>
            <w:tcW w:w="592" w:type="dxa"/>
            <w:vAlign w:val="center"/>
          </w:tcPr>
          <w:p w14:paraId="7344793E" w14:textId="77777777" w:rsidR="00C956FC" w:rsidRPr="00C60B13" w:rsidRDefault="00C956FC" w:rsidP="00C60B13">
            <w:pPr>
              <w:spacing w:line="360" w:lineRule="auto"/>
              <w:jc w:val="both"/>
              <w:rPr>
                <w:rFonts w:ascii="Times New Roman" w:hAnsi="Times New Roman" w:cs="Times New Roman"/>
                <w:sz w:val="28"/>
                <w:szCs w:val="28"/>
              </w:rPr>
            </w:pPr>
          </w:p>
        </w:tc>
        <w:tc>
          <w:tcPr>
            <w:tcW w:w="1689" w:type="dxa"/>
            <w:vAlign w:val="center"/>
          </w:tcPr>
          <w:p w14:paraId="24EC396F" w14:textId="77777777" w:rsidR="00C956FC" w:rsidRPr="00C60B13" w:rsidRDefault="00C956FC" w:rsidP="00C60B13">
            <w:pPr>
              <w:spacing w:line="360" w:lineRule="auto"/>
              <w:jc w:val="both"/>
              <w:rPr>
                <w:rFonts w:ascii="Times New Roman" w:hAnsi="Times New Roman" w:cs="Times New Roman"/>
                <w:sz w:val="28"/>
                <w:szCs w:val="28"/>
              </w:rPr>
            </w:pPr>
          </w:p>
        </w:tc>
      </w:tr>
    </w:tbl>
    <w:p w14:paraId="3D0D08F8" w14:textId="77777777" w:rsidR="00C956FC" w:rsidRPr="00C60B13" w:rsidRDefault="00C956FC" w:rsidP="00C60B13">
      <w:pPr>
        <w:spacing w:line="360" w:lineRule="auto"/>
        <w:jc w:val="both"/>
        <w:rPr>
          <w:rFonts w:ascii="Times New Roman" w:hAnsi="Times New Roman" w:cs="Times New Roman"/>
          <w:sz w:val="28"/>
          <w:szCs w:val="28"/>
        </w:rPr>
      </w:pPr>
    </w:p>
    <w:p w14:paraId="381DE318" w14:textId="77777777" w:rsidR="00C956FC" w:rsidRPr="00C60B13" w:rsidRDefault="00C956FC" w:rsidP="00C60B13">
      <w:pPr>
        <w:spacing w:line="360" w:lineRule="auto"/>
        <w:jc w:val="both"/>
        <w:rPr>
          <w:rFonts w:ascii="Times New Roman" w:hAnsi="Times New Roman" w:cs="Times New Roman"/>
          <w:sz w:val="28"/>
          <w:szCs w:val="28"/>
        </w:rPr>
      </w:pPr>
    </w:p>
    <w:p w14:paraId="6D9DD0C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441765" w:rsidRPr="00C60B13">
        <w:rPr>
          <w:rFonts w:ascii="Times New Roman" w:hAnsi="Times New Roman" w:cs="Times New Roman"/>
          <w:sz w:val="28"/>
          <w:szCs w:val="28"/>
        </w:rPr>
        <w:t>.3</w:t>
      </w:r>
      <w:r w:rsidRPr="00C60B13">
        <w:rPr>
          <w:rFonts w:ascii="Times New Roman" w:hAnsi="Times New Roman" w:cs="Times New Roman"/>
          <w:sz w:val="28"/>
          <w:szCs w:val="28"/>
        </w:rPr>
        <w:t>.27 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C956FC" w:rsidRPr="00C60B13" w14:paraId="275B9F2C" w14:textId="77777777" w:rsidTr="00BC5E32">
        <w:trPr>
          <w:trHeight w:val="363"/>
        </w:trPr>
        <w:tc>
          <w:tcPr>
            <w:tcW w:w="1705" w:type="dxa"/>
            <w:shd w:val="clear" w:color="auto" w:fill="F2F2F2" w:themeFill="background1" w:themeFillShade="F2"/>
            <w:vAlign w:val="center"/>
          </w:tcPr>
          <w:p w14:paraId="5A5E6F6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73E5976A"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14:paraId="49EEB026"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64E8785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455DC04E"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38A73F3C"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14:paraId="0331C4E8"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5C5D8102" w14:textId="77777777" w:rsidTr="00BC5E32">
        <w:trPr>
          <w:trHeight w:val="363"/>
        </w:trPr>
        <w:tc>
          <w:tcPr>
            <w:tcW w:w="1705" w:type="dxa"/>
            <w:vAlign w:val="center"/>
          </w:tcPr>
          <w:p w14:paraId="00F618E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Version</w:t>
            </w:r>
          </w:p>
        </w:tc>
        <w:tc>
          <w:tcPr>
            <w:tcW w:w="2694" w:type="dxa"/>
            <w:vAlign w:val="center"/>
          </w:tcPr>
          <w:p w14:paraId="7C253B9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Phiên bản</w:t>
            </w:r>
          </w:p>
        </w:tc>
        <w:tc>
          <w:tcPr>
            <w:tcW w:w="1618" w:type="dxa"/>
            <w:vAlign w:val="center"/>
          </w:tcPr>
          <w:p w14:paraId="3B6AFCA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nvarchar(150)</w:t>
            </w:r>
          </w:p>
        </w:tc>
        <w:tc>
          <w:tcPr>
            <w:tcW w:w="550" w:type="dxa"/>
            <w:vAlign w:val="center"/>
          </w:tcPr>
          <w:p w14:paraId="126A482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125E4188"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4504B79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610372F1"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73248333" w14:textId="77777777" w:rsidTr="00BC5E32">
        <w:trPr>
          <w:trHeight w:val="363"/>
        </w:trPr>
        <w:tc>
          <w:tcPr>
            <w:tcW w:w="1705" w:type="dxa"/>
            <w:vAlign w:val="center"/>
          </w:tcPr>
          <w:p w14:paraId="0A2B146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CreateDate</w:t>
            </w:r>
          </w:p>
        </w:tc>
        <w:tc>
          <w:tcPr>
            <w:tcW w:w="2694" w:type="dxa"/>
            <w:vAlign w:val="center"/>
          </w:tcPr>
          <w:p w14:paraId="31BB664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Ngày tạo</w:t>
            </w:r>
          </w:p>
        </w:tc>
        <w:tc>
          <w:tcPr>
            <w:tcW w:w="1618" w:type="dxa"/>
            <w:vAlign w:val="center"/>
          </w:tcPr>
          <w:p w14:paraId="7D4E781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date</w:t>
            </w:r>
          </w:p>
        </w:tc>
        <w:tc>
          <w:tcPr>
            <w:tcW w:w="550" w:type="dxa"/>
            <w:vAlign w:val="center"/>
          </w:tcPr>
          <w:p w14:paraId="4663130E"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1DED92D"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3D3E6C10"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EC47E0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0752C97" w14:textId="77777777" w:rsidTr="00BC5E32">
        <w:trPr>
          <w:trHeight w:val="380"/>
        </w:trPr>
        <w:tc>
          <w:tcPr>
            <w:tcW w:w="1705" w:type="dxa"/>
            <w:vAlign w:val="center"/>
          </w:tcPr>
          <w:p w14:paraId="5ACA2A7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DomainName</w:t>
            </w:r>
          </w:p>
        </w:tc>
        <w:tc>
          <w:tcPr>
            <w:tcW w:w="2694" w:type="dxa"/>
            <w:vAlign w:val="center"/>
          </w:tcPr>
          <w:p w14:paraId="18CD246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miền</w:t>
            </w:r>
          </w:p>
        </w:tc>
        <w:tc>
          <w:tcPr>
            <w:tcW w:w="1618" w:type="dxa"/>
            <w:vAlign w:val="center"/>
          </w:tcPr>
          <w:p w14:paraId="10FB3EB8"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varchar(50)</w:t>
            </w:r>
          </w:p>
        </w:tc>
        <w:tc>
          <w:tcPr>
            <w:tcW w:w="550" w:type="dxa"/>
            <w:vAlign w:val="center"/>
          </w:tcPr>
          <w:p w14:paraId="11A1D983"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092220B4"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7D4D5003"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A036CE4"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3492406D" w14:textId="77777777" w:rsidTr="00BC5E32">
        <w:trPr>
          <w:trHeight w:val="363"/>
        </w:trPr>
        <w:tc>
          <w:tcPr>
            <w:tcW w:w="1705" w:type="dxa"/>
            <w:vAlign w:val="center"/>
          </w:tcPr>
          <w:p w14:paraId="7A3C547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Desription</w:t>
            </w:r>
          </w:p>
        </w:tc>
        <w:tc>
          <w:tcPr>
            <w:tcW w:w="2694" w:type="dxa"/>
            <w:vAlign w:val="center"/>
          </w:tcPr>
          <w:p w14:paraId="7780B76F"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Mô tả</w:t>
            </w:r>
          </w:p>
        </w:tc>
        <w:tc>
          <w:tcPr>
            <w:tcW w:w="1618" w:type="dxa"/>
            <w:vAlign w:val="center"/>
          </w:tcPr>
          <w:p w14:paraId="200A20A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3F94505C"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37DBA62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0081D9A6"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1087609E"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6A00F7F5" w14:textId="77777777" w:rsidTr="00BC5E32">
        <w:trPr>
          <w:trHeight w:val="363"/>
        </w:trPr>
        <w:tc>
          <w:tcPr>
            <w:tcW w:w="1705" w:type="dxa"/>
            <w:vAlign w:val="center"/>
          </w:tcPr>
          <w:p w14:paraId="69BE6F52"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14:paraId="49C19D8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14:paraId="23C61D04"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0253E06C"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66D54B06"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FAC2370"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29D84CA4" w14:textId="77777777" w:rsidR="00C956FC" w:rsidRPr="00C60B13" w:rsidRDefault="00C956FC" w:rsidP="00C60B13">
            <w:pPr>
              <w:spacing w:line="360" w:lineRule="auto"/>
              <w:jc w:val="both"/>
              <w:rPr>
                <w:rFonts w:ascii="Times New Roman" w:hAnsi="Times New Roman" w:cs="Times New Roman"/>
                <w:sz w:val="28"/>
                <w:szCs w:val="28"/>
              </w:rPr>
            </w:pPr>
          </w:p>
        </w:tc>
      </w:tr>
    </w:tbl>
    <w:p w14:paraId="42355DAD" w14:textId="77777777" w:rsidR="00C956FC" w:rsidRPr="00C60B13" w:rsidRDefault="00C956FC" w:rsidP="00C60B13">
      <w:pPr>
        <w:spacing w:line="360" w:lineRule="auto"/>
        <w:jc w:val="both"/>
        <w:rPr>
          <w:rFonts w:ascii="Times New Roman" w:hAnsi="Times New Roman" w:cs="Times New Roman"/>
          <w:sz w:val="28"/>
          <w:szCs w:val="28"/>
        </w:rPr>
      </w:pPr>
    </w:p>
    <w:p w14:paraId="1457905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4</w:t>
      </w:r>
      <w:r w:rsidR="00CF2959" w:rsidRPr="00C60B13">
        <w:rPr>
          <w:rFonts w:ascii="Times New Roman" w:hAnsi="Times New Roman" w:cs="Times New Roman"/>
          <w:sz w:val="28"/>
          <w:szCs w:val="28"/>
        </w:rPr>
        <w:t>.3</w:t>
      </w:r>
      <w:r w:rsidRPr="00C60B13">
        <w:rPr>
          <w:rFonts w:ascii="Times New Roman" w:hAnsi="Times New Roman" w:cs="Times New Roman"/>
          <w:sz w:val="28"/>
          <w:szCs w:val="28"/>
        </w:rPr>
        <w:t>.28 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C956FC" w:rsidRPr="00C60B13" w14:paraId="56AE4AEC" w14:textId="77777777" w:rsidTr="00BC5E32">
        <w:trPr>
          <w:trHeight w:val="363"/>
        </w:trPr>
        <w:tc>
          <w:tcPr>
            <w:tcW w:w="1705" w:type="dxa"/>
            <w:shd w:val="clear" w:color="auto" w:fill="F2F2F2" w:themeFill="background1" w:themeFillShade="F2"/>
            <w:vAlign w:val="center"/>
          </w:tcPr>
          <w:p w14:paraId="7E4A0371"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Tên trường</w:t>
            </w:r>
          </w:p>
        </w:tc>
        <w:tc>
          <w:tcPr>
            <w:tcW w:w="2694" w:type="dxa"/>
            <w:shd w:val="clear" w:color="auto" w:fill="F2F2F2" w:themeFill="background1" w:themeFillShade="F2"/>
            <w:vAlign w:val="center"/>
          </w:tcPr>
          <w:p w14:paraId="7873071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Mô tả</w:t>
            </w:r>
          </w:p>
        </w:tc>
        <w:tc>
          <w:tcPr>
            <w:tcW w:w="1618" w:type="dxa"/>
            <w:shd w:val="clear" w:color="auto" w:fill="F2F2F2" w:themeFill="background1" w:themeFillShade="F2"/>
            <w:vAlign w:val="center"/>
          </w:tcPr>
          <w:p w14:paraId="6FE35C03"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Kiểu</w:t>
            </w:r>
          </w:p>
        </w:tc>
        <w:tc>
          <w:tcPr>
            <w:tcW w:w="550" w:type="dxa"/>
            <w:shd w:val="clear" w:color="auto" w:fill="F2F2F2" w:themeFill="background1" w:themeFillShade="F2"/>
            <w:vAlign w:val="center"/>
          </w:tcPr>
          <w:p w14:paraId="004DBF87"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PK</w:t>
            </w:r>
          </w:p>
        </w:tc>
        <w:tc>
          <w:tcPr>
            <w:tcW w:w="551" w:type="dxa"/>
            <w:shd w:val="clear" w:color="auto" w:fill="F2F2F2" w:themeFill="background1" w:themeFillShade="F2"/>
            <w:vAlign w:val="center"/>
          </w:tcPr>
          <w:p w14:paraId="41B948D4"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FK</w:t>
            </w:r>
          </w:p>
        </w:tc>
        <w:tc>
          <w:tcPr>
            <w:tcW w:w="563" w:type="dxa"/>
            <w:shd w:val="clear" w:color="auto" w:fill="F2F2F2" w:themeFill="background1" w:themeFillShade="F2"/>
            <w:vAlign w:val="center"/>
          </w:tcPr>
          <w:p w14:paraId="7C2BBBFD"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NN</w:t>
            </w:r>
          </w:p>
        </w:tc>
        <w:tc>
          <w:tcPr>
            <w:tcW w:w="1696" w:type="dxa"/>
            <w:shd w:val="clear" w:color="auto" w:fill="F2F2F2" w:themeFill="background1" w:themeFillShade="F2"/>
            <w:vAlign w:val="center"/>
          </w:tcPr>
          <w:p w14:paraId="34D7D25F" w14:textId="77777777" w:rsidR="00C956FC" w:rsidRPr="00C60B13" w:rsidRDefault="00C956FC" w:rsidP="00C60B13">
            <w:pPr>
              <w:spacing w:line="360" w:lineRule="auto"/>
              <w:jc w:val="both"/>
              <w:rPr>
                <w:rFonts w:ascii="Times New Roman" w:hAnsi="Times New Roman" w:cs="Times New Roman"/>
                <w:b/>
                <w:sz w:val="28"/>
                <w:szCs w:val="28"/>
              </w:rPr>
            </w:pPr>
            <w:r w:rsidRPr="00C60B13">
              <w:rPr>
                <w:rFonts w:ascii="Times New Roman" w:hAnsi="Times New Roman" w:cs="Times New Roman"/>
                <w:b/>
                <w:sz w:val="28"/>
                <w:szCs w:val="28"/>
              </w:rPr>
              <w:t>REF</w:t>
            </w:r>
          </w:p>
        </w:tc>
      </w:tr>
      <w:tr w:rsidR="00C956FC" w:rsidRPr="00C60B13" w14:paraId="08E8D5C2" w14:textId="77777777" w:rsidTr="00BC5E32">
        <w:trPr>
          <w:trHeight w:val="363"/>
        </w:trPr>
        <w:tc>
          <w:tcPr>
            <w:tcW w:w="1705" w:type="dxa"/>
            <w:vAlign w:val="center"/>
          </w:tcPr>
          <w:p w14:paraId="777D135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VoucherTypeID</w:t>
            </w:r>
          </w:p>
        </w:tc>
        <w:tc>
          <w:tcPr>
            <w:tcW w:w="2694" w:type="dxa"/>
            <w:vAlign w:val="center"/>
          </w:tcPr>
          <w:p w14:paraId="145C58D0"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Định danh loại phiếu</w:t>
            </w:r>
          </w:p>
        </w:tc>
        <w:tc>
          <w:tcPr>
            <w:tcW w:w="1618" w:type="dxa"/>
            <w:vAlign w:val="center"/>
          </w:tcPr>
          <w:p w14:paraId="35C7D37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int</w:t>
            </w:r>
          </w:p>
        </w:tc>
        <w:tc>
          <w:tcPr>
            <w:tcW w:w="550" w:type="dxa"/>
            <w:vAlign w:val="center"/>
          </w:tcPr>
          <w:p w14:paraId="4E077283"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551" w:type="dxa"/>
            <w:vAlign w:val="center"/>
          </w:tcPr>
          <w:p w14:paraId="0EC0EAFA"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A033511"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X</w:t>
            </w:r>
          </w:p>
        </w:tc>
        <w:tc>
          <w:tcPr>
            <w:tcW w:w="1696" w:type="dxa"/>
            <w:vAlign w:val="center"/>
          </w:tcPr>
          <w:p w14:paraId="08178227"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1D351F19" w14:textId="77777777" w:rsidTr="00BC5E32">
        <w:trPr>
          <w:trHeight w:val="363"/>
        </w:trPr>
        <w:tc>
          <w:tcPr>
            <w:tcW w:w="1705" w:type="dxa"/>
            <w:vAlign w:val="center"/>
          </w:tcPr>
          <w:p w14:paraId="675D20CE"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VoucherName</w:t>
            </w:r>
          </w:p>
        </w:tc>
        <w:tc>
          <w:tcPr>
            <w:tcW w:w="2694" w:type="dxa"/>
            <w:vAlign w:val="center"/>
          </w:tcPr>
          <w:p w14:paraId="7AC07AEA"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Tên loại phiếu</w:t>
            </w:r>
          </w:p>
        </w:tc>
        <w:tc>
          <w:tcPr>
            <w:tcW w:w="1618" w:type="dxa"/>
            <w:vAlign w:val="center"/>
          </w:tcPr>
          <w:p w14:paraId="45385B6B"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nvarchar(250)</w:t>
            </w:r>
          </w:p>
        </w:tc>
        <w:tc>
          <w:tcPr>
            <w:tcW w:w="550" w:type="dxa"/>
            <w:vAlign w:val="center"/>
          </w:tcPr>
          <w:p w14:paraId="1E17EDD1"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170B2B84"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22913076"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36FCD99D" w14:textId="77777777" w:rsidR="00C956FC" w:rsidRPr="00C60B13" w:rsidRDefault="00C956FC" w:rsidP="00C60B13">
            <w:pPr>
              <w:spacing w:line="360" w:lineRule="auto"/>
              <w:jc w:val="both"/>
              <w:rPr>
                <w:rFonts w:ascii="Times New Roman" w:hAnsi="Times New Roman" w:cs="Times New Roman"/>
                <w:sz w:val="28"/>
                <w:szCs w:val="28"/>
              </w:rPr>
            </w:pPr>
          </w:p>
        </w:tc>
      </w:tr>
      <w:tr w:rsidR="00C956FC" w:rsidRPr="00C60B13" w14:paraId="21D7D3B5" w14:textId="77777777" w:rsidTr="00BC5E32">
        <w:trPr>
          <w:trHeight w:val="380"/>
        </w:trPr>
        <w:tc>
          <w:tcPr>
            <w:tcW w:w="1705" w:type="dxa"/>
            <w:vAlign w:val="center"/>
          </w:tcPr>
          <w:p w14:paraId="19F6CB5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Status</w:t>
            </w:r>
          </w:p>
        </w:tc>
        <w:tc>
          <w:tcPr>
            <w:tcW w:w="2694" w:type="dxa"/>
            <w:vAlign w:val="center"/>
          </w:tcPr>
          <w:p w14:paraId="2BE47AFD"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Trạng thái</w:t>
            </w:r>
          </w:p>
        </w:tc>
        <w:tc>
          <w:tcPr>
            <w:tcW w:w="1618" w:type="dxa"/>
            <w:vAlign w:val="center"/>
          </w:tcPr>
          <w:p w14:paraId="774F0B55" w14:textId="77777777" w:rsidR="00C956FC" w:rsidRPr="00C60B13" w:rsidRDefault="00C956FC" w:rsidP="00C60B13">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t>bit</w:t>
            </w:r>
          </w:p>
        </w:tc>
        <w:tc>
          <w:tcPr>
            <w:tcW w:w="550" w:type="dxa"/>
            <w:vAlign w:val="center"/>
          </w:tcPr>
          <w:p w14:paraId="2E72AA66" w14:textId="77777777" w:rsidR="00C956FC" w:rsidRPr="00C60B13" w:rsidRDefault="00C956FC" w:rsidP="00C60B13">
            <w:pPr>
              <w:spacing w:line="360" w:lineRule="auto"/>
              <w:jc w:val="both"/>
              <w:rPr>
                <w:rFonts w:ascii="Times New Roman" w:hAnsi="Times New Roman" w:cs="Times New Roman"/>
                <w:sz w:val="28"/>
                <w:szCs w:val="28"/>
              </w:rPr>
            </w:pPr>
          </w:p>
        </w:tc>
        <w:tc>
          <w:tcPr>
            <w:tcW w:w="551" w:type="dxa"/>
            <w:vAlign w:val="center"/>
          </w:tcPr>
          <w:p w14:paraId="7FFFE1E5" w14:textId="77777777" w:rsidR="00C956FC" w:rsidRPr="00C60B13" w:rsidRDefault="00C956FC" w:rsidP="00C60B13">
            <w:pPr>
              <w:spacing w:line="360" w:lineRule="auto"/>
              <w:jc w:val="both"/>
              <w:rPr>
                <w:rFonts w:ascii="Times New Roman" w:hAnsi="Times New Roman" w:cs="Times New Roman"/>
                <w:sz w:val="28"/>
                <w:szCs w:val="28"/>
              </w:rPr>
            </w:pPr>
          </w:p>
        </w:tc>
        <w:tc>
          <w:tcPr>
            <w:tcW w:w="563" w:type="dxa"/>
            <w:vAlign w:val="center"/>
          </w:tcPr>
          <w:p w14:paraId="1689FC0A" w14:textId="77777777" w:rsidR="00C956FC" w:rsidRPr="00C60B13" w:rsidRDefault="00C956FC" w:rsidP="00C60B13">
            <w:pPr>
              <w:spacing w:line="360" w:lineRule="auto"/>
              <w:jc w:val="both"/>
              <w:rPr>
                <w:rFonts w:ascii="Times New Roman" w:hAnsi="Times New Roman" w:cs="Times New Roman"/>
                <w:sz w:val="28"/>
                <w:szCs w:val="28"/>
              </w:rPr>
            </w:pPr>
          </w:p>
        </w:tc>
        <w:tc>
          <w:tcPr>
            <w:tcW w:w="1696" w:type="dxa"/>
            <w:vAlign w:val="center"/>
          </w:tcPr>
          <w:p w14:paraId="4696CA33" w14:textId="77777777" w:rsidR="00C956FC" w:rsidRPr="00C60B13" w:rsidRDefault="00C956FC" w:rsidP="00C60B13">
            <w:pPr>
              <w:spacing w:line="360" w:lineRule="auto"/>
              <w:jc w:val="both"/>
              <w:rPr>
                <w:rFonts w:ascii="Times New Roman" w:hAnsi="Times New Roman" w:cs="Times New Roman"/>
                <w:sz w:val="28"/>
                <w:szCs w:val="28"/>
              </w:rPr>
            </w:pPr>
          </w:p>
        </w:tc>
      </w:tr>
    </w:tbl>
    <w:p w14:paraId="6FE17DAC" w14:textId="77777777" w:rsidR="00C956FC" w:rsidRPr="00C60B13" w:rsidRDefault="00C956FC" w:rsidP="00C60B13">
      <w:pPr>
        <w:spacing w:line="360" w:lineRule="auto"/>
        <w:jc w:val="both"/>
        <w:rPr>
          <w:rFonts w:ascii="Times New Roman" w:hAnsi="Times New Roman" w:cs="Times New Roman"/>
          <w:sz w:val="28"/>
          <w:szCs w:val="28"/>
        </w:rPr>
      </w:pPr>
    </w:p>
    <w:p w14:paraId="389F3528" w14:textId="77777777" w:rsidR="00BA27B9" w:rsidRDefault="00BA27B9">
      <w:pPr>
        <w:rPr>
          <w:rFonts w:ascii="Times New Roman" w:eastAsiaTheme="majorEastAsia" w:hAnsi="Times New Roman" w:cs="Times New Roman"/>
          <w:b/>
          <w:color w:val="000000" w:themeColor="text1"/>
          <w:sz w:val="28"/>
          <w:szCs w:val="28"/>
        </w:rPr>
      </w:pPr>
      <w:r>
        <w:rPr>
          <w:rFonts w:ascii="Times New Roman" w:hAnsi="Times New Roman" w:cs="Times New Roman"/>
          <w:b/>
          <w:color w:val="000000" w:themeColor="text1"/>
          <w:sz w:val="28"/>
          <w:szCs w:val="28"/>
        </w:rPr>
        <w:br w:type="page"/>
      </w:r>
    </w:p>
    <w:p w14:paraId="4EC71B2B" w14:textId="77777777" w:rsidR="00665A45" w:rsidRPr="00C60B13" w:rsidRDefault="00665A45" w:rsidP="00C60B13">
      <w:pPr>
        <w:pStyle w:val="Heading2"/>
        <w:spacing w:line="360" w:lineRule="auto"/>
        <w:jc w:val="both"/>
        <w:rPr>
          <w:rFonts w:ascii="Times New Roman" w:hAnsi="Times New Roman" w:cs="Times New Roman"/>
          <w:b/>
          <w:color w:val="000000" w:themeColor="text1"/>
          <w:sz w:val="28"/>
          <w:szCs w:val="28"/>
        </w:rPr>
      </w:pPr>
      <w:bookmarkStart w:id="106" w:name="_Toc6997697"/>
      <w:r w:rsidRPr="00C60B13">
        <w:rPr>
          <w:rFonts w:ascii="Times New Roman" w:hAnsi="Times New Roman" w:cs="Times New Roman"/>
          <w:b/>
          <w:color w:val="000000" w:themeColor="text1"/>
          <w:sz w:val="28"/>
          <w:szCs w:val="28"/>
        </w:rPr>
        <w:lastRenderedPageBreak/>
        <w:t>4.4 Các từ viết tắt</w:t>
      </w:r>
      <w:bookmarkEnd w:id="106"/>
    </w:p>
    <w:p w14:paraId="476A2014" w14:textId="77777777"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PK: Primary Key – Khóa chính.</w:t>
      </w:r>
    </w:p>
    <w:p w14:paraId="4D5D88D7" w14:textId="77777777"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FK: Foregin Key – Khóa ngoại</w:t>
      </w:r>
    </w:p>
    <w:p w14:paraId="18577753" w14:textId="77777777" w:rsidR="00665A45" w:rsidRPr="00C60B13"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 xml:space="preserve">NN: Not Null </w:t>
      </w:r>
      <w:r w:rsidR="00791483" w:rsidRPr="00C60B13">
        <w:rPr>
          <w:rFonts w:ascii="Times New Roman" w:hAnsi="Times New Roman" w:cs="Times New Roman"/>
          <w:color w:val="000000" w:themeColor="text1"/>
          <w:sz w:val="28"/>
          <w:szCs w:val="28"/>
          <w:shd w:val="clear" w:color="auto" w:fill="FFFFFF"/>
        </w:rPr>
        <w:t>– Có được phép null hay không</w:t>
      </w:r>
    </w:p>
    <w:p w14:paraId="6E896F1C" w14:textId="77777777" w:rsidR="00BF6BE1" w:rsidRDefault="00665A45" w:rsidP="00C60B13">
      <w:pPr>
        <w:spacing w:line="360" w:lineRule="auto"/>
        <w:jc w:val="both"/>
        <w:rPr>
          <w:rFonts w:ascii="Times New Roman" w:hAnsi="Times New Roman" w:cs="Times New Roman"/>
          <w:color w:val="000000" w:themeColor="text1"/>
          <w:sz w:val="28"/>
          <w:szCs w:val="28"/>
          <w:shd w:val="clear" w:color="auto" w:fill="FFFFFF"/>
        </w:rPr>
      </w:pPr>
      <w:r w:rsidRPr="00C60B13">
        <w:rPr>
          <w:rFonts w:ascii="Times New Roman" w:hAnsi="Times New Roman" w:cs="Times New Roman"/>
          <w:color w:val="000000" w:themeColor="text1"/>
          <w:sz w:val="28"/>
          <w:szCs w:val="28"/>
          <w:shd w:val="clear" w:color="auto" w:fill="FFFFFF"/>
        </w:rPr>
        <w:t>REF: Reference – Tham chiếu đến bảng khác</w:t>
      </w:r>
    </w:p>
    <w:p w14:paraId="29787BB6" w14:textId="77777777" w:rsidR="00D9592D" w:rsidRDefault="00D9592D" w:rsidP="00D9592D">
      <w:pPr>
        <w:pStyle w:val="Heading2"/>
        <w:spacing w:line="360" w:lineRule="auto"/>
        <w:rPr>
          <w:rFonts w:ascii="Times New Roman" w:hAnsi="Times New Roman" w:cs="Times New Roman"/>
          <w:b/>
          <w:color w:val="000000" w:themeColor="text1"/>
          <w:sz w:val="28"/>
          <w:szCs w:val="28"/>
          <w:shd w:val="clear" w:color="auto" w:fill="FFFFFF"/>
        </w:rPr>
      </w:pPr>
      <w:bookmarkStart w:id="107" w:name="_Toc6997698"/>
      <w:r>
        <w:rPr>
          <w:rFonts w:ascii="Times New Roman" w:hAnsi="Times New Roman" w:cs="Times New Roman"/>
          <w:b/>
          <w:color w:val="000000" w:themeColor="text1"/>
          <w:sz w:val="28"/>
          <w:szCs w:val="28"/>
          <w:shd w:val="clear" w:color="auto" w:fill="FFFFFF"/>
        </w:rPr>
        <w:t>4.5 Kết luận</w:t>
      </w:r>
      <w:bookmarkEnd w:id="107"/>
    </w:p>
    <w:p w14:paraId="0E2EB662" w14:textId="77777777" w:rsidR="003B4B73" w:rsidRDefault="00D9592D" w:rsidP="00D9592D">
      <w:pPr>
        <w:spacing w:line="360" w:lineRule="auto"/>
        <w:jc w:val="both"/>
        <w:rPr>
          <w:rFonts w:ascii="Times New Roman" w:hAnsi="Times New Roman" w:cs="Times New Roman"/>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 xml:space="preserve">    </w:t>
      </w:r>
      <w:r>
        <w:rPr>
          <w:rFonts w:ascii="Times New Roman" w:hAnsi="Times New Roman" w:cs="Times New Roman"/>
          <w:color w:val="000000" w:themeColor="text1"/>
          <w:sz w:val="28"/>
          <w:szCs w:val="28"/>
          <w:shd w:val="clear" w:color="auto" w:fill="FFFFFF"/>
        </w:rPr>
        <w:t>Xây dựng cơ sở dữ liệu cho hệ thống quản lý siêu thị. Sơ đồ quan hệ giữa các bảng, mô tả chi tiết các bảng trong cơ sở dữ liệu.</w:t>
      </w:r>
    </w:p>
    <w:p w14:paraId="31178919" w14:textId="77777777" w:rsidR="003B4B73" w:rsidRDefault="003B4B73">
      <w:pP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6EF34019" w14:textId="77777777" w:rsidR="00D9592D" w:rsidRPr="003B4B73" w:rsidRDefault="003B4B73" w:rsidP="00A56F61">
      <w:pPr>
        <w:spacing w:line="360" w:lineRule="auto"/>
        <w:jc w:val="center"/>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lastRenderedPageBreak/>
        <w:t xml:space="preserve">Kết </w:t>
      </w:r>
      <w:commentRangeStart w:id="108"/>
      <w:r>
        <w:rPr>
          <w:rFonts w:ascii="Times New Roman" w:hAnsi="Times New Roman" w:cs="Times New Roman"/>
          <w:b/>
          <w:color w:val="000000" w:themeColor="text1"/>
          <w:sz w:val="28"/>
          <w:szCs w:val="28"/>
          <w:shd w:val="clear" w:color="auto" w:fill="FFFFFF"/>
        </w:rPr>
        <w:t>luận</w:t>
      </w:r>
      <w:commentRangeEnd w:id="108"/>
      <w:r w:rsidR="00742BB1">
        <w:rPr>
          <w:rStyle w:val="CommentReference"/>
        </w:rPr>
        <w:commentReference w:id="108"/>
      </w:r>
      <w:ins w:id="109" w:author="hien nguyen" w:date="2019-05-02T09:10:00Z">
        <w:r w:rsidR="00D5357D">
          <w:rPr>
            <w:rFonts w:ascii="Times New Roman" w:hAnsi="Times New Roman" w:cs="Times New Roman"/>
            <w:b/>
            <w:color w:val="000000" w:themeColor="text1"/>
            <w:sz w:val="28"/>
            <w:szCs w:val="28"/>
            <w:shd w:val="clear" w:color="auto" w:fill="FFFFFF"/>
          </w:rPr>
          <w:t xml:space="preserve"> </w:t>
        </w:r>
      </w:ins>
    </w:p>
    <w:p w14:paraId="04EEEBE2" w14:textId="77777777" w:rsidR="0041285B" w:rsidRDefault="008A4FBF" w:rsidP="0041285B">
      <w:pPr>
        <w:spacing w:line="360" w:lineRule="auto"/>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Báo cáo xác định được các mục đích, chức năng của hệ thống.Từ đó xác định được các bài toán cần giải quyết và công nghệ sử dụng để xây dựng và phát triển hệ thống. Xác định các tác nhân tham gia vào hệ thống, mô tả chi tiết các use case</w:t>
      </w:r>
      <w:r w:rsidR="00A56F61">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sdt>
      <w:sdtPr>
        <w:id w:val="-1621833646"/>
        <w:docPartObj>
          <w:docPartGallery w:val="Bibliographies"/>
          <w:docPartUnique/>
        </w:docPartObj>
      </w:sdtPr>
      <w:sdtContent>
        <w:sdt>
          <w:sdtPr>
            <w:id w:val="111145805"/>
            <w:bibliography/>
          </w:sdtPr>
          <w:sdtContent>
            <w:p w14:paraId="5CDBE6AF" w14:textId="77777777" w:rsidR="00D5357D" w:rsidRDefault="00D5357D" w:rsidP="0041285B">
              <w:pPr>
                <w:jc w:val="center"/>
                <w:rPr>
                  <w:ins w:id="110" w:author="hien nguyen" w:date="2019-05-02T09:10:00Z"/>
                </w:rPr>
              </w:pPr>
            </w:p>
            <w:p w14:paraId="7B2DC081" w14:textId="77777777" w:rsidR="00D5357D" w:rsidRDefault="00D5357D">
              <w:pPr>
                <w:rPr>
                  <w:ins w:id="111" w:author="hien nguyen" w:date="2019-05-02T09:10:00Z"/>
                </w:rPr>
              </w:pPr>
              <w:ins w:id="112" w:author="hien nguyen" w:date="2019-05-02T09:10:00Z">
                <w:r>
                  <w:br w:type="page"/>
                </w:r>
              </w:ins>
            </w:p>
            <w:p w14:paraId="253F1B83" w14:textId="77777777" w:rsidR="0041285B" w:rsidRPr="0041285B" w:rsidRDefault="0041285B" w:rsidP="0041285B">
              <w:pPr>
                <w:jc w:val="center"/>
                <w:rPr>
                  <w:rFonts w:ascii="Times New Roman" w:hAnsi="Times New Roman" w:cs="Times New Roman"/>
                  <w:b/>
                  <w:noProof/>
                  <w:color w:val="000000" w:themeColor="text1"/>
                  <w:sz w:val="28"/>
                  <w:szCs w:val="28"/>
                </w:rPr>
              </w:pPr>
              <w:r w:rsidRPr="0041285B">
                <w:rPr>
                  <w:rFonts w:ascii="Times New Roman" w:hAnsi="Times New Roman" w:cs="Times New Roman"/>
                  <w:b/>
                  <w:color w:val="000000" w:themeColor="text1"/>
                  <w:sz w:val="28"/>
                  <w:szCs w:val="28"/>
                </w:rPr>
                <w:lastRenderedPageBreak/>
                <w:t>Tài liệu tham khảo</w:t>
              </w:r>
              <w:bookmarkStart w:id="113" w:name="_GoBack"/>
              <w:bookmarkEnd w:id="113"/>
              <w:r w:rsidRPr="0041285B">
                <w:rPr>
                  <w:rFonts w:ascii="Times New Roman" w:hAnsi="Times New Roman" w:cs="Times New Roman"/>
                  <w:b/>
                  <w:color w:val="000000" w:themeColor="text1"/>
                  <w:sz w:val="28"/>
                  <w:szCs w:val="28"/>
                </w:rPr>
                <w:fldChar w:fldCharType="begin"/>
              </w:r>
              <w:r w:rsidRPr="0041285B">
                <w:rPr>
                  <w:rFonts w:ascii="Times New Roman" w:hAnsi="Times New Roman" w:cs="Times New Roman"/>
                  <w:b/>
                  <w:color w:val="000000" w:themeColor="text1"/>
                  <w:sz w:val="28"/>
                  <w:szCs w:val="28"/>
                </w:rPr>
                <w:instrText xml:space="preserve"> BIBLIOGRAPHY </w:instrText>
              </w:r>
              <w:r w:rsidRPr="0041285B">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41285B" w:rsidRPr="0041285B" w14:paraId="0BCA4844" w14:textId="77777777">
                <w:trPr>
                  <w:divId w:val="720136702"/>
                  <w:tblCellSpacing w:w="15" w:type="dxa"/>
                </w:trPr>
                <w:tc>
                  <w:tcPr>
                    <w:tcW w:w="50" w:type="pct"/>
                    <w:hideMark/>
                  </w:tcPr>
                  <w:p w14:paraId="010F33CE" w14:textId="77777777"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[1] </w:t>
                    </w:r>
                  </w:p>
                </w:tc>
                <w:tc>
                  <w:tcPr>
                    <w:tcW w:w="0" w:type="auto"/>
                    <w:hideMark/>
                  </w:tcPr>
                  <w:p w14:paraId="3F4316B1" w14:textId="77777777" w:rsidR="0041285B" w:rsidRPr="0041285B" w:rsidRDefault="0041285B" w:rsidP="0041285B">
                    <w:pPr>
                      <w:rPr>
                        <w:rFonts w:ascii="Times New Roman" w:hAnsi="Times New Roman" w:cs="Times New Roman"/>
                        <w:noProof/>
                        <w:color w:val="000000" w:themeColor="text1"/>
                        <w:sz w:val="28"/>
                        <w:szCs w:val="28"/>
                      </w:rPr>
                    </w:pPr>
                    <w:r w:rsidRPr="0041285B">
                      <w:rPr>
                        <w:rFonts w:ascii="Times New Roman" w:hAnsi="Times New Roman" w:cs="Times New Roman"/>
                        <w:noProof/>
                        <w:color w:val="000000" w:themeColor="text1"/>
                        <w:sz w:val="28"/>
                        <w:szCs w:val="28"/>
                      </w:rPr>
                      <w:t xml:space="preserve">E. DelBono, ASP.NET Web API Succinctly, July 7, 2014. </w:t>
                    </w:r>
                  </w:p>
                </w:tc>
              </w:tr>
            </w:tbl>
            <w:p w14:paraId="6A430DFA" w14:textId="77777777" w:rsidR="0041285B" w:rsidRPr="0041285B" w:rsidRDefault="0041285B" w:rsidP="0041285B">
              <w:pPr>
                <w:divId w:val="720136702"/>
                <w:rPr>
                  <w:rFonts w:ascii="Times New Roman" w:eastAsia="Times New Roman" w:hAnsi="Times New Roman" w:cs="Times New Roman"/>
                  <w:noProof/>
                  <w:color w:val="000000" w:themeColor="text1"/>
                  <w:sz w:val="28"/>
                  <w:szCs w:val="28"/>
                </w:rPr>
              </w:pPr>
            </w:p>
            <w:p w14:paraId="297C0F48" w14:textId="77777777" w:rsidR="0041285B" w:rsidRDefault="0041285B" w:rsidP="0041285B">
              <w:r w:rsidRPr="0041285B">
                <w:rPr>
                  <w:rFonts w:ascii="Times New Roman" w:hAnsi="Times New Roman" w:cs="Times New Roman"/>
                  <w:b/>
                  <w:bCs/>
                  <w:noProof/>
                  <w:color w:val="000000" w:themeColor="text1"/>
                  <w:sz w:val="28"/>
                  <w:szCs w:val="28"/>
                </w:rPr>
                <w:fldChar w:fldCharType="end"/>
              </w:r>
            </w:p>
          </w:sdtContent>
        </w:sdt>
      </w:sdtContent>
    </w:sdt>
    <w:p w14:paraId="1763005F" w14:textId="77777777" w:rsidR="00BF6BE1" w:rsidRDefault="00BF6BE1" w:rsidP="0041285B">
      <w:pPr>
        <w:spacing w:line="360" w:lineRule="auto"/>
        <w:jc w:val="center"/>
        <w:rPr>
          <w:rFonts w:ascii="Times New Roman" w:hAnsi="Times New Roman" w:cs="Times New Roman"/>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br w:type="page"/>
      </w:r>
    </w:p>
    <w:p w14:paraId="4C11ED5D" w14:textId="77777777" w:rsidR="00BF6BE1" w:rsidRDefault="00BF6BE1" w:rsidP="00BF6BE1">
      <w:pPr>
        <w:jc w:val="center"/>
        <w:rPr>
          <w:noProof/>
        </w:rPr>
      </w:pPr>
      <w:r w:rsidRPr="00C60B13">
        <w:rPr>
          <w:rFonts w:ascii="Times New Roman" w:eastAsia="Times New Roman" w:hAnsi="Times New Roman" w:cs="Times New Roman"/>
          <w:b/>
          <w:color w:val="000000" w:themeColor="text1"/>
          <w:sz w:val="28"/>
          <w:szCs w:val="28"/>
        </w:rPr>
        <w:lastRenderedPageBreak/>
        <w:t>Danh mục hình ảnh</w:t>
      </w:r>
      <w:r w:rsidRPr="00C60B13">
        <w:rPr>
          <w:rFonts w:ascii="Times New Roman" w:hAnsi="Times New Roman" w:cs="Times New Roman"/>
          <w:sz w:val="28"/>
          <w:szCs w:val="28"/>
        </w:rPr>
        <w:tab/>
      </w:r>
      <w:r w:rsidRPr="00C60B13">
        <w:rPr>
          <w:rFonts w:ascii="Times New Roman" w:hAnsi="Times New Roman" w:cs="Times New Roman"/>
          <w:sz w:val="28"/>
          <w:szCs w:val="28"/>
        </w:rPr>
        <w:fldChar w:fldCharType="begin"/>
      </w:r>
      <w:r w:rsidRPr="00C60B13">
        <w:rPr>
          <w:rFonts w:ascii="Times New Roman" w:hAnsi="Times New Roman" w:cs="Times New Roman"/>
          <w:sz w:val="28"/>
          <w:szCs w:val="28"/>
        </w:rPr>
        <w:instrText xml:space="preserve"> TOC \h \z \c "Hình" </w:instrText>
      </w:r>
      <w:r w:rsidRPr="00C60B13">
        <w:rPr>
          <w:rFonts w:ascii="Times New Roman" w:hAnsi="Times New Roman" w:cs="Times New Roman"/>
          <w:sz w:val="28"/>
          <w:szCs w:val="28"/>
        </w:rPr>
        <w:fldChar w:fldCharType="separate"/>
      </w:r>
    </w:p>
    <w:p w14:paraId="66CBF31B"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2" w:history="1">
        <w:r w:rsidR="00BF6BE1" w:rsidRPr="00BF6BE1">
          <w:rPr>
            <w:rStyle w:val="Hyperlink"/>
            <w:rFonts w:ascii="Times New Roman" w:hAnsi="Times New Roman" w:cs="Times New Roman"/>
            <w:noProof/>
            <w:sz w:val="28"/>
            <w:szCs w:val="28"/>
          </w:rPr>
          <w:t>Hình 1.2.1 Website Kiotviet, các lĩnh vực có thể quản lý</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_Toc6993062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11</w:t>
        </w:r>
        <w:r w:rsidR="00BF6BE1" w:rsidRPr="00BF6BE1">
          <w:rPr>
            <w:rFonts w:ascii="Times New Roman" w:hAnsi="Times New Roman" w:cs="Times New Roman"/>
            <w:noProof/>
            <w:webHidden/>
            <w:sz w:val="28"/>
            <w:szCs w:val="28"/>
          </w:rPr>
          <w:fldChar w:fldCharType="end"/>
        </w:r>
      </w:hyperlink>
    </w:p>
    <w:p w14:paraId="393A4959"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3" w:history="1">
        <w:r w:rsidR="00BF6BE1" w:rsidRPr="00BF6BE1">
          <w:rPr>
            <w:rStyle w:val="Hyperlink"/>
            <w:rFonts w:ascii="Times New Roman" w:hAnsi="Times New Roman" w:cs="Times New Roman"/>
            <w:noProof/>
            <w:sz w:val="28"/>
            <w:szCs w:val="28"/>
          </w:rPr>
          <w:t>Hình 1.2.2 Giao diện bán hàng của hệ thống kiotviet</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_Toc6993063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11</w:t>
        </w:r>
        <w:r w:rsidR="00BF6BE1" w:rsidRPr="00BF6BE1">
          <w:rPr>
            <w:rFonts w:ascii="Times New Roman" w:hAnsi="Times New Roman" w:cs="Times New Roman"/>
            <w:noProof/>
            <w:webHidden/>
            <w:sz w:val="28"/>
            <w:szCs w:val="28"/>
          </w:rPr>
          <w:fldChar w:fldCharType="end"/>
        </w:r>
      </w:hyperlink>
    </w:p>
    <w:p w14:paraId="0C1C9C73"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4" w:history="1">
        <w:r w:rsidR="00BF6BE1" w:rsidRPr="00BF6BE1">
          <w:rPr>
            <w:rStyle w:val="Hyperlink"/>
            <w:rFonts w:ascii="Times New Roman" w:hAnsi="Times New Roman" w:cs="Times New Roman"/>
            <w:noProof/>
            <w:sz w:val="28"/>
            <w:szCs w:val="28"/>
          </w:rPr>
          <w:t>Hình 1.2.3 Giao diện quản lý của hệ thống kiotviet</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_Toc6993064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13</w:t>
        </w:r>
        <w:r w:rsidR="00BF6BE1" w:rsidRPr="00BF6BE1">
          <w:rPr>
            <w:rFonts w:ascii="Times New Roman" w:hAnsi="Times New Roman" w:cs="Times New Roman"/>
            <w:noProof/>
            <w:webHidden/>
            <w:sz w:val="28"/>
            <w:szCs w:val="28"/>
          </w:rPr>
          <w:fldChar w:fldCharType="end"/>
        </w:r>
      </w:hyperlink>
    </w:p>
    <w:p w14:paraId="40AA9556"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5" w:history="1">
        <w:r w:rsidR="00BF6BE1" w:rsidRPr="00BF6BE1">
          <w:rPr>
            <w:rStyle w:val="Hyperlink"/>
            <w:rFonts w:ascii="Times New Roman" w:hAnsi="Times New Roman" w:cs="Times New Roman"/>
            <w:noProof/>
            <w:sz w:val="28"/>
            <w:szCs w:val="28"/>
          </w:rPr>
          <w:t>Hình 2.1.4 Sơ đồ phân rã chức năng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_Toc6993065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18</w:t>
        </w:r>
        <w:r w:rsidR="00BF6BE1" w:rsidRPr="00BF6BE1">
          <w:rPr>
            <w:rFonts w:ascii="Times New Roman" w:hAnsi="Times New Roman" w:cs="Times New Roman"/>
            <w:noProof/>
            <w:webHidden/>
            <w:sz w:val="28"/>
            <w:szCs w:val="28"/>
          </w:rPr>
          <w:fldChar w:fldCharType="end"/>
        </w:r>
      </w:hyperlink>
    </w:p>
    <w:p w14:paraId="6B2FC880"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6" w:history="1">
        <w:r w:rsidR="00BF6BE1" w:rsidRPr="00BF6BE1">
          <w:rPr>
            <w:rStyle w:val="Hyperlink"/>
            <w:rFonts w:ascii="Times New Roman" w:hAnsi="Times New Roman" w:cs="Times New Roman"/>
            <w:noProof/>
            <w:sz w:val="28"/>
            <w:szCs w:val="28"/>
          </w:rPr>
          <w:t>Hình 2.2.5 Biểu đồ Usecase</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_Toc6993066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23</w:t>
        </w:r>
        <w:r w:rsidR="00BF6BE1" w:rsidRPr="00BF6BE1">
          <w:rPr>
            <w:rFonts w:ascii="Times New Roman" w:hAnsi="Times New Roman" w:cs="Times New Roman"/>
            <w:noProof/>
            <w:webHidden/>
            <w:sz w:val="28"/>
            <w:szCs w:val="28"/>
          </w:rPr>
          <w:fldChar w:fldCharType="end"/>
        </w:r>
      </w:hyperlink>
    </w:p>
    <w:p w14:paraId="232BC28C"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7" w:history="1">
        <w:r w:rsidR="00BF6BE1" w:rsidRPr="00BF6BE1">
          <w:rPr>
            <w:rStyle w:val="Hyperlink"/>
            <w:rFonts w:ascii="Times New Roman" w:hAnsi="Times New Roman" w:cs="Times New Roman"/>
            <w:noProof/>
            <w:sz w:val="28"/>
            <w:szCs w:val="28"/>
          </w:rPr>
          <w:t>Hình 3.1.6 giao diện bán hàng POS</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_Toc6993067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38</w:t>
        </w:r>
        <w:r w:rsidR="00BF6BE1" w:rsidRPr="00BF6BE1">
          <w:rPr>
            <w:rFonts w:ascii="Times New Roman" w:hAnsi="Times New Roman" w:cs="Times New Roman"/>
            <w:noProof/>
            <w:webHidden/>
            <w:sz w:val="28"/>
            <w:szCs w:val="28"/>
          </w:rPr>
          <w:fldChar w:fldCharType="end"/>
        </w:r>
      </w:hyperlink>
    </w:p>
    <w:p w14:paraId="60D34C00"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8" w:history="1">
        <w:r w:rsidR="00BF6BE1" w:rsidRPr="00BF6BE1">
          <w:rPr>
            <w:rStyle w:val="Hyperlink"/>
            <w:rFonts w:ascii="Times New Roman" w:hAnsi="Times New Roman" w:cs="Times New Roman"/>
            <w:noProof/>
            <w:sz w:val="28"/>
            <w:szCs w:val="28"/>
          </w:rPr>
          <w:t>Hình 3.1.7 Giao diện bán hàng POS - chọn khuyến mại</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_Toc6993068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39</w:t>
        </w:r>
        <w:r w:rsidR="00BF6BE1" w:rsidRPr="00BF6BE1">
          <w:rPr>
            <w:rFonts w:ascii="Times New Roman" w:hAnsi="Times New Roman" w:cs="Times New Roman"/>
            <w:noProof/>
            <w:webHidden/>
            <w:sz w:val="28"/>
            <w:szCs w:val="28"/>
          </w:rPr>
          <w:fldChar w:fldCharType="end"/>
        </w:r>
      </w:hyperlink>
    </w:p>
    <w:p w14:paraId="25177F5B"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69" w:history="1">
        <w:r w:rsidR="00BF6BE1" w:rsidRPr="00BF6BE1">
          <w:rPr>
            <w:rStyle w:val="Hyperlink"/>
            <w:rFonts w:ascii="Times New Roman" w:hAnsi="Times New Roman" w:cs="Times New Roman"/>
            <w:noProof/>
            <w:sz w:val="28"/>
            <w:szCs w:val="28"/>
          </w:rPr>
          <w:t>Hình 3.1.8 Giao diện bán hàng POS - thêm mới khách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_Toc6993069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39</w:t>
        </w:r>
        <w:r w:rsidR="00BF6BE1" w:rsidRPr="00BF6BE1">
          <w:rPr>
            <w:rFonts w:ascii="Times New Roman" w:hAnsi="Times New Roman" w:cs="Times New Roman"/>
            <w:noProof/>
            <w:webHidden/>
            <w:sz w:val="28"/>
            <w:szCs w:val="28"/>
          </w:rPr>
          <w:fldChar w:fldCharType="end"/>
        </w:r>
      </w:hyperlink>
    </w:p>
    <w:p w14:paraId="117D9A5B"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4" w:anchor="_Toc6993070" w:history="1">
        <w:r w:rsidR="00BF6BE1" w:rsidRPr="00BF6BE1">
          <w:rPr>
            <w:rStyle w:val="Hyperlink"/>
            <w:rFonts w:ascii="Times New Roman" w:hAnsi="Times New Roman" w:cs="Times New Roman"/>
            <w:noProof/>
            <w:sz w:val="28"/>
            <w:szCs w:val="28"/>
          </w:rPr>
          <w:t>Hình 3.1.9 Sơ đồ hoạt động - bán hàng POS</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_Toc6993070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40</w:t>
        </w:r>
        <w:r w:rsidR="00BF6BE1" w:rsidRPr="00BF6BE1">
          <w:rPr>
            <w:rFonts w:ascii="Times New Roman" w:hAnsi="Times New Roman" w:cs="Times New Roman"/>
            <w:noProof/>
            <w:webHidden/>
            <w:sz w:val="28"/>
            <w:szCs w:val="28"/>
          </w:rPr>
          <w:fldChar w:fldCharType="end"/>
        </w:r>
      </w:hyperlink>
    </w:p>
    <w:p w14:paraId="1A9755CD"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5" w:anchor="_Toc6993071" w:history="1">
        <w:r w:rsidR="00BF6BE1" w:rsidRPr="00BF6BE1">
          <w:rPr>
            <w:rStyle w:val="Hyperlink"/>
            <w:rFonts w:ascii="Times New Roman" w:hAnsi="Times New Roman" w:cs="Times New Roman"/>
            <w:noProof/>
            <w:sz w:val="28"/>
            <w:szCs w:val="28"/>
          </w:rPr>
          <w:t>Hình 3.1.10 Sơ đồ hoạt động - Thêm mới khách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_Toc6993071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42</w:t>
        </w:r>
        <w:r w:rsidR="00BF6BE1" w:rsidRPr="00BF6BE1">
          <w:rPr>
            <w:rFonts w:ascii="Times New Roman" w:hAnsi="Times New Roman" w:cs="Times New Roman"/>
            <w:noProof/>
            <w:webHidden/>
            <w:sz w:val="28"/>
            <w:szCs w:val="28"/>
          </w:rPr>
          <w:fldChar w:fldCharType="end"/>
        </w:r>
      </w:hyperlink>
    </w:p>
    <w:p w14:paraId="3AC34A8D"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2" w:history="1">
        <w:r w:rsidR="00BF6BE1" w:rsidRPr="00BF6BE1">
          <w:rPr>
            <w:rStyle w:val="Hyperlink"/>
            <w:rFonts w:ascii="Times New Roman" w:hAnsi="Times New Roman" w:cs="Times New Roman"/>
            <w:noProof/>
            <w:sz w:val="28"/>
            <w:szCs w:val="28"/>
          </w:rPr>
          <w:t>Hình 3.2.11 Giao diện thêm mới đơn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_Toc6993072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44</w:t>
        </w:r>
        <w:r w:rsidR="00BF6BE1" w:rsidRPr="00BF6BE1">
          <w:rPr>
            <w:rFonts w:ascii="Times New Roman" w:hAnsi="Times New Roman" w:cs="Times New Roman"/>
            <w:noProof/>
            <w:webHidden/>
            <w:sz w:val="28"/>
            <w:szCs w:val="28"/>
          </w:rPr>
          <w:fldChar w:fldCharType="end"/>
        </w:r>
      </w:hyperlink>
    </w:p>
    <w:p w14:paraId="710FDC16"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3" w:history="1">
        <w:r w:rsidR="00BF6BE1" w:rsidRPr="00BF6BE1">
          <w:rPr>
            <w:rStyle w:val="Hyperlink"/>
            <w:rFonts w:ascii="Times New Roman" w:hAnsi="Times New Roman" w:cs="Times New Roman"/>
            <w:noProof/>
            <w:sz w:val="28"/>
            <w:szCs w:val="28"/>
          </w:rPr>
          <w:t>Hình 3.2.12 Giao diện sửa đơn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_Toc6993073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45</w:t>
        </w:r>
        <w:r w:rsidR="00BF6BE1" w:rsidRPr="00BF6BE1">
          <w:rPr>
            <w:rFonts w:ascii="Times New Roman" w:hAnsi="Times New Roman" w:cs="Times New Roman"/>
            <w:noProof/>
            <w:webHidden/>
            <w:sz w:val="28"/>
            <w:szCs w:val="28"/>
          </w:rPr>
          <w:fldChar w:fldCharType="end"/>
        </w:r>
      </w:hyperlink>
    </w:p>
    <w:p w14:paraId="087B222B"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4" w:history="1">
        <w:r w:rsidR="00BF6BE1" w:rsidRPr="00BF6BE1">
          <w:rPr>
            <w:rStyle w:val="Hyperlink"/>
            <w:rFonts w:ascii="Times New Roman" w:hAnsi="Times New Roman" w:cs="Times New Roman"/>
            <w:noProof/>
            <w:sz w:val="28"/>
            <w:szCs w:val="28"/>
          </w:rPr>
          <w:t>Hình 3.2.13 Giao diện chi tiết đơn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_Toc6993074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46</w:t>
        </w:r>
        <w:r w:rsidR="00BF6BE1" w:rsidRPr="00BF6BE1">
          <w:rPr>
            <w:rFonts w:ascii="Times New Roman" w:hAnsi="Times New Roman" w:cs="Times New Roman"/>
            <w:noProof/>
            <w:webHidden/>
            <w:sz w:val="28"/>
            <w:szCs w:val="28"/>
          </w:rPr>
          <w:fldChar w:fldCharType="end"/>
        </w:r>
      </w:hyperlink>
    </w:p>
    <w:p w14:paraId="76DA8DEE"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5" w:history="1">
        <w:r w:rsidR="00BF6BE1" w:rsidRPr="00BF6BE1">
          <w:rPr>
            <w:rStyle w:val="Hyperlink"/>
            <w:rFonts w:ascii="Times New Roman" w:hAnsi="Times New Roman" w:cs="Times New Roman"/>
            <w:noProof/>
            <w:sz w:val="28"/>
            <w:szCs w:val="28"/>
          </w:rPr>
          <w:t>Hình 3.2.14 Giao diện danh sách đơn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_Toc6993075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47</w:t>
        </w:r>
        <w:r w:rsidR="00BF6BE1" w:rsidRPr="00BF6BE1">
          <w:rPr>
            <w:rFonts w:ascii="Times New Roman" w:hAnsi="Times New Roman" w:cs="Times New Roman"/>
            <w:noProof/>
            <w:webHidden/>
            <w:sz w:val="28"/>
            <w:szCs w:val="28"/>
          </w:rPr>
          <w:fldChar w:fldCharType="end"/>
        </w:r>
      </w:hyperlink>
    </w:p>
    <w:p w14:paraId="3983DA26"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6" w:history="1">
        <w:r w:rsidR="00BF6BE1" w:rsidRPr="00BF6BE1">
          <w:rPr>
            <w:rStyle w:val="Hyperlink"/>
            <w:rFonts w:ascii="Times New Roman" w:hAnsi="Times New Roman" w:cs="Times New Roman"/>
            <w:noProof/>
            <w:sz w:val="28"/>
            <w:szCs w:val="28"/>
          </w:rPr>
          <w:t>Hình 3.2.15 Giao diện thêm mới đơn trả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_Toc6993076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47</w:t>
        </w:r>
        <w:r w:rsidR="00BF6BE1" w:rsidRPr="00BF6BE1">
          <w:rPr>
            <w:rFonts w:ascii="Times New Roman" w:hAnsi="Times New Roman" w:cs="Times New Roman"/>
            <w:noProof/>
            <w:webHidden/>
            <w:sz w:val="28"/>
            <w:szCs w:val="28"/>
          </w:rPr>
          <w:fldChar w:fldCharType="end"/>
        </w:r>
      </w:hyperlink>
    </w:p>
    <w:p w14:paraId="1254B2DB"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7" w:history="1">
        <w:r w:rsidR="00BF6BE1" w:rsidRPr="00BF6BE1">
          <w:rPr>
            <w:rStyle w:val="Hyperlink"/>
            <w:rFonts w:ascii="Times New Roman" w:hAnsi="Times New Roman" w:cs="Times New Roman"/>
            <w:noProof/>
            <w:sz w:val="28"/>
            <w:szCs w:val="28"/>
          </w:rPr>
          <w:t>Hình 3.2.16 Giao diện chi tiết đơn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_Toc6993077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48</w:t>
        </w:r>
        <w:r w:rsidR="00BF6BE1" w:rsidRPr="00BF6BE1">
          <w:rPr>
            <w:rFonts w:ascii="Times New Roman" w:hAnsi="Times New Roman" w:cs="Times New Roman"/>
            <w:noProof/>
            <w:webHidden/>
            <w:sz w:val="28"/>
            <w:szCs w:val="28"/>
          </w:rPr>
          <w:fldChar w:fldCharType="end"/>
        </w:r>
      </w:hyperlink>
    </w:p>
    <w:p w14:paraId="565E473C"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8" w:history="1">
        <w:r w:rsidR="00BF6BE1" w:rsidRPr="00BF6BE1">
          <w:rPr>
            <w:rStyle w:val="Hyperlink"/>
            <w:rFonts w:ascii="Times New Roman" w:hAnsi="Times New Roman" w:cs="Times New Roman"/>
            <w:noProof/>
            <w:sz w:val="28"/>
            <w:szCs w:val="28"/>
          </w:rPr>
          <w:t>Hình 3.2.17 Giao diện danh sách đơn trả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_Toc6993078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48</w:t>
        </w:r>
        <w:r w:rsidR="00BF6BE1" w:rsidRPr="00BF6BE1">
          <w:rPr>
            <w:rFonts w:ascii="Times New Roman" w:hAnsi="Times New Roman" w:cs="Times New Roman"/>
            <w:noProof/>
            <w:webHidden/>
            <w:sz w:val="28"/>
            <w:szCs w:val="28"/>
          </w:rPr>
          <w:fldChar w:fldCharType="end"/>
        </w:r>
      </w:hyperlink>
    </w:p>
    <w:p w14:paraId="79DFB42A"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79" w:history="1">
        <w:r w:rsidR="00BF6BE1" w:rsidRPr="00BF6BE1">
          <w:rPr>
            <w:rStyle w:val="Hyperlink"/>
            <w:rFonts w:ascii="Times New Roman" w:hAnsi="Times New Roman" w:cs="Times New Roman"/>
            <w:noProof/>
            <w:sz w:val="28"/>
            <w:szCs w:val="28"/>
          </w:rPr>
          <w:t>Hình 3.2.18 Giao diện thêm mới đơn giao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_Toc6993079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49</w:t>
        </w:r>
        <w:r w:rsidR="00BF6BE1" w:rsidRPr="00BF6BE1">
          <w:rPr>
            <w:rFonts w:ascii="Times New Roman" w:hAnsi="Times New Roman" w:cs="Times New Roman"/>
            <w:noProof/>
            <w:webHidden/>
            <w:sz w:val="28"/>
            <w:szCs w:val="28"/>
          </w:rPr>
          <w:fldChar w:fldCharType="end"/>
        </w:r>
      </w:hyperlink>
    </w:p>
    <w:p w14:paraId="160FBAA1"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0" w:history="1">
        <w:r w:rsidR="00BF6BE1" w:rsidRPr="00BF6BE1">
          <w:rPr>
            <w:rStyle w:val="Hyperlink"/>
            <w:rFonts w:ascii="Times New Roman" w:hAnsi="Times New Roman" w:cs="Times New Roman"/>
            <w:noProof/>
            <w:sz w:val="28"/>
            <w:szCs w:val="28"/>
          </w:rPr>
          <w:t>Hình 3.2.19 Giao diện chi tiết đơn giao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_Toc6993080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49</w:t>
        </w:r>
        <w:r w:rsidR="00BF6BE1" w:rsidRPr="00BF6BE1">
          <w:rPr>
            <w:rFonts w:ascii="Times New Roman" w:hAnsi="Times New Roman" w:cs="Times New Roman"/>
            <w:noProof/>
            <w:webHidden/>
            <w:sz w:val="28"/>
            <w:szCs w:val="28"/>
          </w:rPr>
          <w:fldChar w:fldCharType="end"/>
        </w:r>
      </w:hyperlink>
    </w:p>
    <w:p w14:paraId="74776044"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1" w:history="1">
        <w:r w:rsidR="00BF6BE1" w:rsidRPr="00BF6BE1">
          <w:rPr>
            <w:rStyle w:val="Hyperlink"/>
            <w:rFonts w:ascii="Times New Roman" w:hAnsi="Times New Roman" w:cs="Times New Roman"/>
            <w:noProof/>
            <w:sz w:val="28"/>
            <w:szCs w:val="28"/>
          </w:rPr>
          <w:t>Hình 3.2.20 Giao diện danh sách đơn giao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_Toc6993081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50</w:t>
        </w:r>
        <w:r w:rsidR="00BF6BE1" w:rsidRPr="00BF6BE1">
          <w:rPr>
            <w:rFonts w:ascii="Times New Roman" w:hAnsi="Times New Roman" w:cs="Times New Roman"/>
            <w:noProof/>
            <w:webHidden/>
            <w:sz w:val="28"/>
            <w:szCs w:val="28"/>
          </w:rPr>
          <w:fldChar w:fldCharType="end"/>
        </w:r>
      </w:hyperlink>
    </w:p>
    <w:p w14:paraId="22B5103C"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2" w:history="1">
        <w:r w:rsidR="00BF6BE1" w:rsidRPr="00BF6BE1">
          <w:rPr>
            <w:rStyle w:val="Hyperlink"/>
            <w:rFonts w:ascii="Times New Roman" w:hAnsi="Times New Roman" w:cs="Times New Roman"/>
            <w:noProof/>
            <w:sz w:val="28"/>
            <w:szCs w:val="28"/>
          </w:rPr>
          <w:t>Hình 3.2.21 Giao diện danh sách đối tác vận chuyển</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_Toc6993082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50</w:t>
        </w:r>
        <w:r w:rsidR="00BF6BE1" w:rsidRPr="00BF6BE1">
          <w:rPr>
            <w:rFonts w:ascii="Times New Roman" w:hAnsi="Times New Roman" w:cs="Times New Roman"/>
            <w:noProof/>
            <w:webHidden/>
            <w:sz w:val="28"/>
            <w:szCs w:val="28"/>
          </w:rPr>
          <w:fldChar w:fldCharType="end"/>
        </w:r>
      </w:hyperlink>
    </w:p>
    <w:p w14:paraId="173C8745"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3" w:history="1">
        <w:r w:rsidR="00BF6BE1" w:rsidRPr="00BF6BE1">
          <w:rPr>
            <w:rStyle w:val="Hyperlink"/>
            <w:rFonts w:ascii="Times New Roman" w:hAnsi="Times New Roman" w:cs="Times New Roman"/>
            <w:noProof/>
            <w:sz w:val="28"/>
            <w:szCs w:val="28"/>
          </w:rPr>
          <w:t>Hình 3.2.22 Giao diện thêm mới đối tác vận chuyển</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_Toc6993083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51</w:t>
        </w:r>
        <w:r w:rsidR="00BF6BE1" w:rsidRPr="00BF6BE1">
          <w:rPr>
            <w:rFonts w:ascii="Times New Roman" w:hAnsi="Times New Roman" w:cs="Times New Roman"/>
            <w:noProof/>
            <w:webHidden/>
            <w:sz w:val="28"/>
            <w:szCs w:val="28"/>
          </w:rPr>
          <w:fldChar w:fldCharType="end"/>
        </w:r>
      </w:hyperlink>
    </w:p>
    <w:p w14:paraId="081E21C2"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6" w:anchor="_Toc6993084" w:history="1">
        <w:r w:rsidR="00BF6BE1" w:rsidRPr="00BF6BE1">
          <w:rPr>
            <w:rStyle w:val="Hyperlink"/>
            <w:rFonts w:ascii="Times New Roman" w:hAnsi="Times New Roman" w:cs="Times New Roman"/>
            <w:noProof/>
            <w:sz w:val="28"/>
            <w:szCs w:val="28"/>
          </w:rPr>
          <w:t>Hình 3.2.23 Sơ đồ hoạt động - thêm mới đơn đặt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_Toc6993084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52</w:t>
        </w:r>
        <w:r w:rsidR="00BF6BE1" w:rsidRPr="00BF6BE1">
          <w:rPr>
            <w:rFonts w:ascii="Times New Roman" w:hAnsi="Times New Roman" w:cs="Times New Roman"/>
            <w:noProof/>
            <w:webHidden/>
            <w:sz w:val="28"/>
            <w:szCs w:val="28"/>
          </w:rPr>
          <w:fldChar w:fldCharType="end"/>
        </w:r>
      </w:hyperlink>
    </w:p>
    <w:p w14:paraId="0701D217"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7" w:anchor="_Toc6993085" w:history="1">
        <w:r w:rsidR="00BF6BE1" w:rsidRPr="00BF6BE1">
          <w:rPr>
            <w:rStyle w:val="Hyperlink"/>
            <w:rFonts w:ascii="Times New Roman" w:hAnsi="Times New Roman" w:cs="Times New Roman"/>
            <w:noProof/>
            <w:sz w:val="28"/>
            <w:szCs w:val="28"/>
          </w:rPr>
          <w:t>Hình 3.2.24 Sơ đồ hoạt động - Sửa đơn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_Toc6993085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54</w:t>
        </w:r>
        <w:r w:rsidR="00BF6BE1" w:rsidRPr="00BF6BE1">
          <w:rPr>
            <w:rFonts w:ascii="Times New Roman" w:hAnsi="Times New Roman" w:cs="Times New Roman"/>
            <w:noProof/>
            <w:webHidden/>
            <w:sz w:val="28"/>
            <w:szCs w:val="28"/>
          </w:rPr>
          <w:fldChar w:fldCharType="end"/>
        </w:r>
      </w:hyperlink>
    </w:p>
    <w:p w14:paraId="6BE58230"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8" w:anchor="_Toc6993086" w:history="1">
        <w:r w:rsidR="00BF6BE1" w:rsidRPr="00BF6BE1">
          <w:rPr>
            <w:rStyle w:val="Hyperlink"/>
            <w:rFonts w:ascii="Times New Roman" w:hAnsi="Times New Roman" w:cs="Times New Roman"/>
            <w:noProof/>
            <w:sz w:val="28"/>
            <w:szCs w:val="28"/>
          </w:rPr>
          <w:t>Hình 3.2.25 Sơ đồ hoạt động - Xem chi tiết đơn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_Toc6993086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56</w:t>
        </w:r>
        <w:r w:rsidR="00BF6BE1" w:rsidRPr="00BF6BE1">
          <w:rPr>
            <w:rFonts w:ascii="Times New Roman" w:hAnsi="Times New Roman" w:cs="Times New Roman"/>
            <w:noProof/>
            <w:webHidden/>
            <w:sz w:val="28"/>
            <w:szCs w:val="28"/>
          </w:rPr>
          <w:fldChar w:fldCharType="end"/>
        </w:r>
      </w:hyperlink>
    </w:p>
    <w:p w14:paraId="5EC0505D"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49" w:anchor="_Toc6993087" w:history="1">
        <w:r w:rsidR="00BF6BE1" w:rsidRPr="00BF6BE1">
          <w:rPr>
            <w:rStyle w:val="Hyperlink"/>
            <w:rFonts w:ascii="Times New Roman" w:hAnsi="Times New Roman" w:cs="Times New Roman"/>
            <w:noProof/>
            <w:sz w:val="28"/>
            <w:szCs w:val="28"/>
          </w:rPr>
          <w:t>Hình 3.2.26 Sơ đồ hoạt động - Xem danh sách đơn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_Toc6993087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57</w:t>
        </w:r>
        <w:r w:rsidR="00BF6BE1" w:rsidRPr="00BF6BE1">
          <w:rPr>
            <w:rFonts w:ascii="Times New Roman" w:hAnsi="Times New Roman" w:cs="Times New Roman"/>
            <w:noProof/>
            <w:webHidden/>
            <w:sz w:val="28"/>
            <w:szCs w:val="28"/>
          </w:rPr>
          <w:fldChar w:fldCharType="end"/>
        </w:r>
      </w:hyperlink>
    </w:p>
    <w:p w14:paraId="12D7F367"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88" w:history="1">
        <w:r w:rsidR="00BF6BE1" w:rsidRPr="00BF6BE1">
          <w:rPr>
            <w:rStyle w:val="Hyperlink"/>
            <w:rFonts w:ascii="Times New Roman" w:hAnsi="Times New Roman" w:cs="Times New Roman"/>
            <w:noProof/>
            <w:sz w:val="28"/>
            <w:szCs w:val="28"/>
          </w:rPr>
          <w:t>Hình 3.2.27 Sơ đồ hoạt động - Thêm mới đơn trả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_Toc6993088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58</w:t>
        </w:r>
        <w:r w:rsidR="00BF6BE1" w:rsidRPr="00BF6BE1">
          <w:rPr>
            <w:rFonts w:ascii="Times New Roman" w:hAnsi="Times New Roman" w:cs="Times New Roman"/>
            <w:noProof/>
            <w:webHidden/>
            <w:sz w:val="28"/>
            <w:szCs w:val="28"/>
          </w:rPr>
          <w:fldChar w:fldCharType="end"/>
        </w:r>
      </w:hyperlink>
    </w:p>
    <w:p w14:paraId="01A17450"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0" w:anchor="_Toc6993089" w:history="1">
        <w:r w:rsidR="00BF6BE1" w:rsidRPr="00BF6BE1">
          <w:rPr>
            <w:rStyle w:val="Hyperlink"/>
            <w:rFonts w:ascii="Times New Roman" w:hAnsi="Times New Roman" w:cs="Times New Roman"/>
            <w:noProof/>
            <w:sz w:val="28"/>
            <w:szCs w:val="28"/>
          </w:rPr>
          <w:t>Hình 3.2.28 Sơ đồ hoạt động - Xem chi tiết đơn trả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_Toc6993089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60</w:t>
        </w:r>
        <w:r w:rsidR="00BF6BE1" w:rsidRPr="00BF6BE1">
          <w:rPr>
            <w:rFonts w:ascii="Times New Roman" w:hAnsi="Times New Roman" w:cs="Times New Roman"/>
            <w:noProof/>
            <w:webHidden/>
            <w:sz w:val="28"/>
            <w:szCs w:val="28"/>
          </w:rPr>
          <w:fldChar w:fldCharType="end"/>
        </w:r>
      </w:hyperlink>
    </w:p>
    <w:p w14:paraId="29F7D5E3"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1" w:anchor="_Toc6993090" w:history="1">
        <w:r w:rsidR="00BF6BE1" w:rsidRPr="00BF6BE1">
          <w:rPr>
            <w:rStyle w:val="Hyperlink"/>
            <w:rFonts w:ascii="Times New Roman" w:hAnsi="Times New Roman" w:cs="Times New Roman"/>
            <w:noProof/>
            <w:sz w:val="28"/>
            <w:szCs w:val="28"/>
          </w:rPr>
          <w:t>Hình 3.2.29 Sơ đồ hoạt động - Xem danh sách đơn trả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_Toc6993090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61</w:t>
        </w:r>
        <w:r w:rsidR="00BF6BE1" w:rsidRPr="00BF6BE1">
          <w:rPr>
            <w:rFonts w:ascii="Times New Roman" w:hAnsi="Times New Roman" w:cs="Times New Roman"/>
            <w:noProof/>
            <w:webHidden/>
            <w:sz w:val="28"/>
            <w:szCs w:val="28"/>
          </w:rPr>
          <w:fldChar w:fldCharType="end"/>
        </w:r>
      </w:hyperlink>
    </w:p>
    <w:p w14:paraId="23D5417B"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91" w:history="1">
        <w:r w:rsidR="00BF6BE1" w:rsidRPr="00BF6BE1">
          <w:rPr>
            <w:rStyle w:val="Hyperlink"/>
            <w:rFonts w:ascii="Times New Roman" w:hAnsi="Times New Roman" w:cs="Times New Roman"/>
            <w:noProof/>
            <w:sz w:val="28"/>
            <w:szCs w:val="28"/>
          </w:rPr>
          <w:t>Hình 3.2.30 Sơ đồ hoạt động - Thêm mới đơn giao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_Toc6993091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62</w:t>
        </w:r>
        <w:r w:rsidR="00BF6BE1" w:rsidRPr="00BF6BE1">
          <w:rPr>
            <w:rFonts w:ascii="Times New Roman" w:hAnsi="Times New Roman" w:cs="Times New Roman"/>
            <w:noProof/>
            <w:webHidden/>
            <w:sz w:val="28"/>
            <w:szCs w:val="28"/>
          </w:rPr>
          <w:fldChar w:fldCharType="end"/>
        </w:r>
      </w:hyperlink>
    </w:p>
    <w:p w14:paraId="473DCCC2"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2" w:anchor="_Toc6993092" w:history="1">
        <w:r w:rsidR="00BF6BE1" w:rsidRPr="00BF6BE1">
          <w:rPr>
            <w:rStyle w:val="Hyperlink"/>
            <w:rFonts w:ascii="Times New Roman" w:hAnsi="Times New Roman" w:cs="Times New Roman"/>
            <w:noProof/>
            <w:sz w:val="28"/>
            <w:szCs w:val="28"/>
          </w:rPr>
          <w:t>Hình 3.2.31 Sơ đồ hoạt động - Xem chi tiết đơn giao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_Toc6993092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64</w:t>
        </w:r>
        <w:r w:rsidR="00BF6BE1" w:rsidRPr="00BF6BE1">
          <w:rPr>
            <w:rFonts w:ascii="Times New Roman" w:hAnsi="Times New Roman" w:cs="Times New Roman"/>
            <w:noProof/>
            <w:webHidden/>
            <w:sz w:val="28"/>
            <w:szCs w:val="28"/>
          </w:rPr>
          <w:fldChar w:fldCharType="end"/>
        </w:r>
      </w:hyperlink>
    </w:p>
    <w:p w14:paraId="28E51218"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r:id="rId53" w:anchor="_Toc6993093" w:history="1">
        <w:r w:rsidR="00BF6BE1" w:rsidRPr="00BF6BE1">
          <w:rPr>
            <w:rStyle w:val="Hyperlink"/>
            <w:rFonts w:ascii="Times New Roman" w:hAnsi="Times New Roman" w:cs="Times New Roman"/>
            <w:noProof/>
            <w:sz w:val="28"/>
            <w:szCs w:val="28"/>
          </w:rPr>
          <w:t>Hình 3.2.32 Sơ đồ hoạt động - Xem danh sách đơn giao hàng</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_Toc6993093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65</w:t>
        </w:r>
        <w:r w:rsidR="00BF6BE1" w:rsidRPr="00BF6BE1">
          <w:rPr>
            <w:rFonts w:ascii="Times New Roman" w:hAnsi="Times New Roman" w:cs="Times New Roman"/>
            <w:noProof/>
            <w:webHidden/>
            <w:sz w:val="28"/>
            <w:szCs w:val="28"/>
          </w:rPr>
          <w:fldChar w:fldCharType="end"/>
        </w:r>
      </w:hyperlink>
    </w:p>
    <w:p w14:paraId="76F3FC2E" w14:textId="77777777" w:rsidR="00BF6BE1" w:rsidRPr="00BF6BE1" w:rsidRDefault="00170BB6" w:rsidP="00BF6BE1">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6993094" w:history="1">
        <w:r w:rsidR="00BF6BE1" w:rsidRPr="00BF6BE1">
          <w:rPr>
            <w:rStyle w:val="Hyperlink"/>
            <w:rFonts w:ascii="Times New Roman" w:hAnsi="Times New Roman" w:cs="Times New Roman"/>
            <w:noProof/>
            <w:sz w:val="28"/>
            <w:szCs w:val="28"/>
          </w:rPr>
          <w:t>Hình 4.2.33 Sơ đồ diagram cơ sở dữ liệu</w:t>
        </w:r>
        <w:r w:rsidR="00BF6BE1" w:rsidRPr="00BF6BE1">
          <w:rPr>
            <w:rFonts w:ascii="Times New Roman" w:hAnsi="Times New Roman" w:cs="Times New Roman"/>
            <w:noProof/>
            <w:webHidden/>
            <w:sz w:val="28"/>
            <w:szCs w:val="28"/>
          </w:rPr>
          <w:tab/>
        </w:r>
        <w:r w:rsidR="00BF6BE1" w:rsidRPr="00BF6BE1">
          <w:rPr>
            <w:rFonts w:ascii="Times New Roman" w:hAnsi="Times New Roman" w:cs="Times New Roman"/>
            <w:noProof/>
            <w:webHidden/>
            <w:sz w:val="28"/>
            <w:szCs w:val="28"/>
          </w:rPr>
          <w:fldChar w:fldCharType="begin"/>
        </w:r>
        <w:r w:rsidR="00BF6BE1" w:rsidRPr="00BF6BE1">
          <w:rPr>
            <w:rFonts w:ascii="Times New Roman" w:hAnsi="Times New Roman" w:cs="Times New Roman"/>
            <w:noProof/>
            <w:webHidden/>
            <w:sz w:val="28"/>
            <w:szCs w:val="28"/>
          </w:rPr>
          <w:instrText xml:space="preserve"> PAGEREF _Toc6993094 \h </w:instrText>
        </w:r>
        <w:r w:rsidR="00BF6BE1" w:rsidRPr="00BF6BE1">
          <w:rPr>
            <w:rFonts w:ascii="Times New Roman" w:hAnsi="Times New Roman" w:cs="Times New Roman"/>
            <w:noProof/>
            <w:webHidden/>
            <w:sz w:val="28"/>
            <w:szCs w:val="28"/>
          </w:rPr>
        </w:r>
        <w:r w:rsidR="00BF6BE1" w:rsidRPr="00BF6BE1">
          <w:rPr>
            <w:rFonts w:ascii="Times New Roman" w:hAnsi="Times New Roman" w:cs="Times New Roman"/>
            <w:noProof/>
            <w:webHidden/>
            <w:sz w:val="28"/>
            <w:szCs w:val="28"/>
          </w:rPr>
          <w:fldChar w:fldCharType="separate"/>
        </w:r>
        <w:r w:rsidR="00BF6BE1" w:rsidRPr="00BF6BE1">
          <w:rPr>
            <w:rFonts w:ascii="Times New Roman" w:hAnsi="Times New Roman" w:cs="Times New Roman"/>
            <w:noProof/>
            <w:webHidden/>
            <w:sz w:val="28"/>
            <w:szCs w:val="28"/>
          </w:rPr>
          <w:t>67</w:t>
        </w:r>
        <w:r w:rsidR="00BF6BE1" w:rsidRPr="00BF6BE1">
          <w:rPr>
            <w:rFonts w:ascii="Times New Roman" w:hAnsi="Times New Roman" w:cs="Times New Roman"/>
            <w:noProof/>
            <w:webHidden/>
            <w:sz w:val="28"/>
            <w:szCs w:val="28"/>
          </w:rPr>
          <w:fldChar w:fldCharType="end"/>
        </w:r>
      </w:hyperlink>
    </w:p>
    <w:p w14:paraId="091E6C45" w14:textId="77777777" w:rsidR="00BF6BE1" w:rsidRDefault="00BF6BE1" w:rsidP="00BF6BE1">
      <w:pPr>
        <w:spacing w:line="360" w:lineRule="auto"/>
        <w:jc w:val="both"/>
        <w:rPr>
          <w:rFonts w:ascii="Times New Roman" w:hAnsi="Times New Roman" w:cs="Times New Roman"/>
          <w:sz w:val="28"/>
          <w:szCs w:val="28"/>
        </w:rPr>
      </w:pPr>
      <w:r w:rsidRPr="00C60B13">
        <w:rPr>
          <w:rFonts w:ascii="Times New Roman" w:hAnsi="Times New Roman" w:cs="Times New Roman"/>
          <w:sz w:val="28"/>
          <w:szCs w:val="28"/>
        </w:rPr>
        <w:fldChar w:fldCharType="end"/>
      </w:r>
    </w:p>
    <w:p w14:paraId="6F2C5AC5" w14:textId="77777777" w:rsidR="00BF6BE1" w:rsidRDefault="00BF6BE1">
      <w:pPr>
        <w:rPr>
          <w:rFonts w:ascii="Times New Roman" w:hAnsi="Times New Roman" w:cs="Times New Roman"/>
          <w:sz w:val="28"/>
          <w:szCs w:val="28"/>
        </w:rPr>
      </w:pPr>
      <w:r>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14:paraId="13A33141" w14:textId="77777777" w:rsidR="00BF6BE1" w:rsidRPr="000D22DD" w:rsidRDefault="00BF6BE1" w:rsidP="00BF6BE1">
          <w:pPr>
            <w:pStyle w:val="TOCHeading"/>
            <w:spacing w:line="360" w:lineRule="auto"/>
            <w:jc w:val="center"/>
            <w:rPr>
              <w:rFonts w:ascii="Times New Roman" w:eastAsia="Times New Roman" w:hAnsi="Times New Roman" w:cs="Times New Roman"/>
              <w:sz w:val="28"/>
              <w:szCs w:val="28"/>
            </w:rPr>
          </w:pPr>
          <w:r w:rsidRPr="000D22DD">
            <w:rPr>
              <w:rFonts w:ascii="Times New Roman" w:hAnsi="Times New Roman" w:cs="Times New Roman"/>
              <w:b/>
              <w:color w:val="000000" w:themeColor="text1"/>
              <w:sz w:val="28"/>
              <w:szCs w:val="28"/>
            </w:rPr>
            <w:t>Mục Lục</w:t>
          </w:r>
        </w:p>
        <w:p w14:paraId="76A53D7D" w14:textId="77777777" w:rsidR="00C62994" w:rsidRPr="00C62994" w:rsidRDefault="00BF6BE1">
          <w:pPr>
            <w:pStyle w:val="TOC1"/>
            <w:tabs>
              <w:tab w:val="right" w:leader="dot" w:pos="9394"/>
            </w:tabs>
            <w:rPr>
              <w:rFonts w:ascii="Times New Roman" w:eastAsiaTheme="minorEastAsia" w:hAnsi="Times New Roman" w:cs="Times New Roman"/>
              <w:noProof/>
              <w:sz w:val="28"/>
              <w:szCs w:val="28"/>
            </w:rPr>
          </w:pPr>
          <w:r w:rsidRPr="00C62994">
            <w:rPr>
              <w:rFonts w:ascii="Times New Roman" w:hAnsi="Times New Roman" w:cs="Times New Roman"/>
              <w:sz w:val="28"/>
              <w:szCs w:val="28"/>
            </w:rPr>
            <w:fldChar w:fldCharType="begin"/>
          </w:r>
          <w:r w:rsidRPr="00C62994">
            <w:rPr>
              <w:rFonts w:ascii="Times New Roman" w:hAnsi="Times New Roman" w:cs="Times New Roman"/>
              <w:sz w:val="28"/>
              <w:szCs w:val="28"/>
            </w:rPr>
            <w:instrText xml:space="preserve"> TOC \o "1-3" \h \z \u </w:instrText>
          </w:r>
          <w:r w:rsidRPr="00C62994">
            <w:rPr>
              <w:rFonts w:ascii="Times New Roman" w:hAnsi="Times New Roman" w:cs="Times New Roman"/>
              <w:sz w:val="28"/>
              <w:szCs w:val="28"/>
            </w:rPr>
            <w:fldChar w:fldCharType="separate"/>
          </w:r>
          <w:hyperlink w:anchor="_Toc6997669" w:history="1">
            <w:r w:rsidR="00C62994" w:rsidRPr="00C62994">
              <w:rPr>
                <w:rStyle w:val="Hyperlink"/>
                <w:rFonts w:ascii="Times New Roman" w:hAnsi="Times New Roman" w:cs="Times New Roman"/>
                <w:b/>
                <w:noProof/>
                <w:sz w:val="28"/>
                <w:szCs w:val="28"/>
                <w:shd w:val="clear" w:color="auto" w:fill="FFFFFF"/>
              </w:rPr>
              <w:t>CHƯƠNG I: TỔNG QUAN ĐỀ TÀI.</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_Toc6997669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8</w:t>
            </w:r>
            <w:r w:rsidR="00C62994" w:rsidRPr="00C62994">
              <w:rPr>
                <w:rFonts w:ascii="Times New Roman" w:hAnsi="Times New Roman" w:cs="Times New Roman"/>
                <w:noProof/>
                <w:webHidden/>
                <w:sz w:val="28"/>
                <w:szCs w:val="28"/>
              </w:rPr>
              <w:fldChar w:fldCharType="end"/>
            </w:r>
          </w:hyperlink>
        </w:p>
        <w:p w14:paraId="3C34CB10" w14:textId="77777777" w:rsidR="00C62994" w:rsidRPr="00C62994" w:rsidRDefault="00170BB6">
          <w:pPr>
            <w:pStyle w:val="TOC2"/>
            <w:tabs>
              <w:tab w:val="left" w:pos="880"/>
              <w:tab w:val="right" w:leader="dot" w:pos="9394"/>
            </w:tabs>
            <w:rPr>
              <w:rFonts w:ascii="Times New Roman" w:eastAsiaTheme="minorEastAsia" w:hAnsi="Times New Roman" w:cs="Times New Roman"/>
              <w:noProof/>
              <w:sz w:val="28"/>
              <w:szCs w:val="28"/>
            </w:rPr>
          </w:pPr>
          <w:hyperlink w:anchor="_Toc6997670" w:history="1">
            <w:r w:rsidR="00C62994" w:rsidRPr="00C62994">
              <w:rPr>
                <w:rStyle w:val="Hyperlink"/>
                <w:rFonts w:ascii="Times New Roman" w:hAnsi="Times New Roman" w:cs="Times New Roman"/>
                <w:b/>
                <w:noProof/>
                <w:sz w:val="28"/>
                <w:szCs w:val="28"/>
              </w:rPr>
              <w:t>1.1</w:t>
            </w:r>
            <w:r w:rsidR="00C62994" w:rsidRPr="00C62994">
              <w:rPr>
                <w:rFonts w:ascii="Times New Roman" w:eastAsiaTheme="minorEastAsia" w:hAnsi="Times New Roman" w:cs="Times New Roman"/>
                <w:noProof/>
                <w:sz w:val="28"/>
                <w:szCs w:val="28"/>
              </w:rPr>
              <w:tab/>
            </w:r>
            <w:r w:rsidR="00C62994" w:rsidRPr="00C62994">
              <w:rPr>
                <w:rStyle w:val="Hyperlink"/>
                <w:rFonts w:ascii="Times New Roman" w:hAnsi="Times New Roman" w:cs="Times New Roman"/>
                <w:b/>
                <w:noProof/>
                <w:sz w:val="28"/>
                <w:szCs w:val="28"/>
              </w:rPr>
              <w:t>Mục đích và phạm vi của hệ thống.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_Toc6997670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8</w:t>
            </w:r>
            <w:r w:rsidR="00C62994" w:rsidRPr="00C62994">
              <w:rPr>
                <w:rFonts w:ascii="Times New Roman" w:hAnsi="Times New Roman" w:cs="Times New Roman"/>
                <w:noProof/>
                <w:webHidden/>
                <w:sz w:val="28"/>
                <w:szCs w:val="28"/>
              </w:rPr>
              <w:fldChar w:fldCharType="end"/>
            </w:r>
          </w:hyperlink>
        </w:p>
        <w:p w14:paraId="505EF8F5" w14:textId="77777777" w:rsidR="00C62994" w:rsidRPr="00C62994" w:rsidRDefault="00170BB6">
          <w:pPr>
            <w:pStyle w:val="TOC2"/>
            <w:tabs>
              <w:tab w:val="left" w:pos="880"/>
              <w:tab w:val="right" w:leader="dot" w:pos="9394"/>
            </w:tabs>
            <w:rPr>
              <w:rFonts w:ascii="Times New Roman" w:eastAsiaTheme="minorEastAsia" w:hAnsi="Times New Roman" w:cs="Times New Roman"/>
              <w:noProof/>
              <w:sz w:val="28"/>
              <w:szCs w:val="28"/>
            </w:rPr>
          </w:pPr>
          <w:hyperlink w:anchor="_Toc6997671" w:history="1">
            <w:r w:rsidR="00C62994" w:rsidRPr="00C62994">
              <w:rPr>
                <w:rStyle w:val="Hyperlink"/>
                <w:rFonts w:ascii="Times New Roman" w:hAnsi="Times New Roman" w:cs="Times New Roman"/>
                <w:b/>
                <w:noProof/>
                <w:sz w:val="28"/>
                <w:szCs w:val="28"/>
              </w:rPr>
              <w:t>1.2</w:t>
            </w:r>
            <w:r w:rsidR="00C62994" w:rsidRPr="00C62994">
              <w:rPr>
                <w:rFonts w:ascii="Times New Roman" w:eastAsiaTheme="minorEastAsia" w:hAnsi="Times New Roman" w:cs="Times New Roman"/>
                <w:noProof/>
                <w:sz w:val="28"/>
                <w:szCs w:val="28"/>
              </w:rPr>
              <w:tab/>
            </w:r>
            <w:r w:rsidR="00C62994" w:rsidRPr="00C62994">
              <w:rPr>
                <w:rStyle w:val="Hyperlink"/>
                <w:rFonts w:ascii="Times New Roman" w:hAnsi="Times New Roman" w:cs="Times New Roman"/>
                <w:b/>
                <w:noProof/>
                <w:sz w:val="28"/>
                <w:szCs w:val="28"/>
              </w:rPr>
              <w:t>Các hệ thống có liên quan.</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_Toc6997671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8</w:t>
            </w:r>
            <w:r w:rsidR="00C62994" w:rsidRPr="00C62994">
              <w:rPr>
                <w:rFonts w:ascii="Times New Roman" w:hAnsi="Times New Roman" w:cs="Times New Roman"/>
                <w:noProof/>
                <w:webHidden/>
                <w:sz w:val="28"/>
                <w:szCs w:val="28"/>
              </w:rPr>
              <w:fldChar w:fldCharType="end"/>
            </w:r>
          </w:hyperlink>
        </w:p>
        <w:p w14:paraId="6681A82B" w14:textId="77777777" w:rsidR="00C62994" w:rsidRPr="00C62994" w:rsidRDefault="00170BB6">
          <w:pPr>
            <w:pStyle w:val="TOC2"/>
            <w:tabs>
              <w:tab w:val="left" w:pos="880"/>
              <w:tab w:val="right" w:leader="dot" w:pos="9394"/>
            </w:tabs>
            <w:rPr>
              <w:rFonts w:ascii="Times New Roman" w:eastAsiaTheme="minorEastAsia" w:hAnsi="Times New Roman" w:cs="Times New Roman"/>
              <w:noProof/>
              <w:sz w:val="28"/>
              <w:szCs w:val="28"/>
            </w:rPr>
          </w:pPr>
          <w:hyperlink w:anchor="_Toc6997672" w:history="1">
            <w:r w:rsidR="00C62994" w:rsidRPr="00C62994">
              <w:rPr>
                <w:rStyle w:val="Hyperlink"/>
                <w:rFonts w:ascii="Times New Roman" w:hAnsi="Times New Roman" w:cs="Times New Roman"/>
                <w:b/>
                <w:noProof/>
                <w:sz w:val="28"/>
                <w:szCs w:val="28"/>
              </w:rPr>
              <w:t>1.3</w:t>
            </w:r>
            <w:r w:rsidR="00C62994" w:rsidRPr="00C62994">
              <w:rPr>
                <w:rFonts w:ascii="Times New Roman" w:eastAsiaTheme="minorEastAsia" w:hAnsi="Times New Roman" w:cs="Times New Roman"/>
                <w:noProof/>
                <w:sz w:val="28"/>
                <w:szCs w:val="28"/>
              </w:rPr>
              <w:tab/>
            </w:r>
            <w:r w:rsidR="00C62994" w:rsidRPr="00C62994">
              <w:rPr>
                <w:rStyle w:val="Hyperlink"/>
                <w:rFonts w:ascii="Times New Roman" w:hAnsi="Times New Roman" w:cs="Times New Roman"/>
                <w:b/>
                <w:noProof/>
                <w:sz w:val="28"/>
                <w:szCs w:val="28"/>
              </w:rPr>
              <w:t>Cơ sở lý thuyết.</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_Toc6997672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15</w:t>
            </w:r>
            <w:r w:rsidR="00C62994" w:rsidRPr="00C62994">
              <w:rPr>
                <w:rFonts w:ascii="Times New Roman" w:hAnsi="Times New Roman" w:cs="Times New Roman"/>
                <w:noProof/>
                <w:webHidden/>
                <w:sz w:val="28"/>
                <w:szCs w:val="28"/>
              </w:rPr>
              <w:fldChar w:fldCharType="end"/>
            </w:r>
          </w:hyperlink>
        </w:p>
        <w:p w14:paraId="171D594F"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73" w:history="1">
            <w:r w:rsidR="00C62994" w:rsidRPr="00C62994">
              <w:rPr>
                <w:rStyle w:val="Hyperlink"/>
                <w:rFonts w:ascii="Times New Roman" w:hAnsi="Times New Roman" w:cs="Times New Roman"/>
                <w:b/>
                <w:noProof/>
                <w:sz w:val="28"/>
                <w:szCs w:val="28"/>
              </w:rPr>
              <w:t>1.4 Kết luận</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_Toc6997673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15</w:t>
            </w:r>
            <w:r w:rsidR="00C62994" w:rsidRPr="00C62994">
              <w:rPr>
                <w:rFonts w:ascii="Times New Roman" w:hAnsi="Times New Roman" w:cs="Times New Roman"/>
                <w:noProof/>
                <w:webHidden/>
                <w:sz w:val="28"/>
                <w:szCs w:val="28"/>
              </w:rPr>
              <w:fldChar w:fldCharType="end"/>
            </w:r>
          </w:hyperlink>
        </w:p>
        <w:p w14:paraId="5BF7DD73" w14:textId="77777777" w:rsidR="00C62994" w:rsidRPr="00C62994" w:rsidRDefault="00170BB6">
          <w:pPr>
            <w:pStyle w:val="TOC1"/>
            <w:tabs>
              <w:tab w:val="right" w:leader="dot" w:pos="9394"/>
            </w:tabs>
            <w:rPr>
              <w:rFonts w:ascii="Times New Roman" w:eastAsiaTheme="minorEastAsia" w:hAnsi="Times New Roman" w:cs="Times New Roman"/>
              <w:noProof/>
              <w:sz w:val="28"/>
              <w:szCs w:val="28"/>
            </w:rPr>
          </w:pPr>
          <w:hyperlink w:anchor="_Toc6997674" w:history="1">
            <w:r w:rsidR="00C62994" w:rsidRPr="00C62994">
              <w:rPr>
                <w:rStyle w:val="Hyperlink"/>
                <w:rFonts w:ascii="Times New Roman" w:hAnsi="Times New Roman" w:cs="Times New Roman"/>
                <w:b/>
                <w:noProof/>
                <w:sz w:val="28"/>
                <w:szCs w:val="28"/>
                <w:shd w:val="clear" w:color="auto" w:fill="FFFFFF"/>
              </w:rPr>
              <w:t>CHƯƠNG II: SƠ ĐỒ PHẦN RÃ CHỨC NĂNG VÀ USE CASE HỆ THỐNG.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_Toc6997674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17</w:t>
            </w:r>
            <w:r w:rsidR="00C62994" w:rsidRPr="00C62994">
              <w:rPr>
                <w:rFonts w:ascii="Times New Roman" w:hAnsi="Times New Roman" w:cs="Times New Roman"/>
                <w:noProof/>
                <w:webHidden/>
                <w:sz w:val="28"/>
                <w:szCs w:val="28"/>
              </w:rPr>
              <w:fldChar w:fldCharType="end"/>
            </w:r>
          </w:hyperlink>
        </w:p>
        <w:p w14:paraId="4EF775FE"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75" w:history="1">
            <w:r w:rsidR="00C62994" w:rsidRPr="00C62994">
              <w:rPr>
                <w:rStyle w:val="Hyperlink"/>
                <w:rFonts w:ascii="Times New Roman" w:hAnsi="Times New Roman" w:cs="Times New Roman"/>
                <w:b/>
                <w:noProof/>
                <w:sz w:val="28"/>
                <w:szCs w:val="28"/>
              </w:rPr>
              <w:t>2.1 Sơ đồ phân rã chức năng – phân hệ bán hàng và quản lý đơn hàng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_Toc6997675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17</w:t>
            </w:r>
            <w:r w:rsidR="00C62994" w:rsidRPr="00C62994">
              <w:rPr>
                <w:rFonts w:ascii="Times New Roman" w:hAnsi="Times New Roman" w:cs="Times New Roman"/>
                <w:noProof/>
                <w:webHidden/>
                <w:sz w:val="28"/>
                <w:szCs w:val="28"/>
              </w:rPr>
              <w:fldChar w:fldCharType="end"/>
            </w:r>
          </w:hyperlink>
        </w:p>
        <w:p w14:paraId="06767CB9"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76" w:history="1">
            <w:r w:rsidR="00C62994" w:rsidRPr="00C62994">
              <w:rPr>
                <w:rStyle w:val="Hyperlink"/>
                <w:rFonts w:ascii="Times New Roman" w:hAnsi="Times New Roman" w:cs="Times New Roman"/>
                <w:b/>
                <w:noProof/>
                <w:sz w:val="28"/>
                <w:szCs w:val="28"/>
              </w:rPr>
              <w:t>2.1.1 Sơ đồ phân rã chức năng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_Toc6997676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17</w:t>
            </w:r>
            <w:r w:rsidR="00C62994" w:rsidRPr="00C62994">
              <w:rPr>
                <w:rFonts w:ascii="Times New Roman" w:hAnsi="Times New Roman" w:cs="Times New Roman"/>
                <w:noProof/>
                <w:webHidden/>
                <w:sz w:val="28"/>
                <w:szCs w:val="28"/>
              </w:rPr>
              <w:fldChar w:fldCharType="end"/>
            </w:r>
          </w:hyperlink>
        </w:p>
        <w:p w14:paraId="0A9B8AD2"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77" w:history="1">
            <w:r w:rsidR="00C62994" w:rsidRPr="00C62994">
              <w:rPr>
                <w:rStyle w:val="Hyperlink"/>
                <w:rFonts w:ascii="Times New Roman" w:hAnsi="Times New Roman" w:cs="Times New Roman"/>
                <w:b/>
                <w:noProof/>
                <w:sz w:val="28"/>
                <w:szCs w:val="28"/>
                <w:shd w:val="clear" w:color="auto" w:fill="FFFFFF"/>
              </w:rPr>
              <w:t>2.1.2 Đặc tả chi tiết chức năng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_Toc6997677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18</w:t>
            </w:r>
            <w:r w:rsidR="00C62994" w:rsidRPr="00C62994">
              <w:rPr>
                <w:rFonts w:ascii="Times New Roman" w:hAnsi="Times New Roman" w:cs="Times New Roman"/>
                <w:noProof/>
                <w:webHidden/>
                <w:sz w:val="28"/>
                <w:szCs w:val="28"/>
              </w:rPr>
              <w:fldChar w:fldCharType="end"/>
            </w:r>
          </w:hyperlink>
        </w:p>
        <w:p w14:paraId="0C2943F4"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78" w:history="1">
            <w:r w:rsidR="00C62994" w:rsidRPr="00C62994">
              <w:rPr>
                <w:rStyle w:val="Hyperlink"/>
                <w:rFonts w:ascii="Times New Roman" w:hAnsi="Times New Roman" w:cs="Times New Roman"/>
                <w:b/>
                <w:noProof/>
                <w:sz w:val="28"/>
                <w:szCs w:val="28"/>
                <w:shd w:val="clear" w:color="auto" w:fill="FFFFFF"/>
              </w:rPr>
              <w:t>2.2 Usecase hệ thống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_Toc6997678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20</w:t>
            </w:r>
            <w:r w:rsidR="00C62994" w:rsidRPr="00C62994">
              <w:rPr>
                <w:rFonts w:ascii="Times New Roman" w:hAnsi="Times New Roman" w:cs="Times New Roman"/>
                <w:noProof/>
                <w:webHidden/>
                <w:sz w:val="28"/>
                <w:szCs w:val="28"/>
              </w:rPr>
              <w:fldChar w:fldCharType="end"/>
            </w:r>
          </w:hyperlink>
        </w:p>
        <w:p w14:paraId="26209AD2"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79" w:history="1">
            <w:r w:rsidR="00C62994" w:rsidRPr="00C62994">
              <w:rPr>
                <w:rStyle w:val="Hyperlink"/>
                <w:rFonts w:ascii="Times New Roman" w:hAnsi="Times New Roman" w:cs="Times New Roman"/>
                <w:b/>
                <w:noProof/>
                <w:sz w:val="28"/>
                <w:szCs w:val="28"/>
                <w:shd w:val="clear" w:color="auto" w:fill="FFFFFF"/>
              </w:rPr>
              <w:t>2.2.1 Xác định các tác nhân</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_Toc6997679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20</w:t>
            </w:r>
            <w:r w:rsidR="00C62994" w:rsidRPr="00C62994">
              <w:rPr>
                <w:rFonts w:ascii="Times New Roman" w:hAnsi="Times New Roman" w:cs="Times New Roman"/>
                <w:noProof/>
                <w:webHidden/>
                <w:sz w:val="28"/>
                <w:szCs w:val="28"/>
              </w:rPr>
              <w:fldChar w:fldCharType="end"/>
            </w:r>
          </w:hyperlink>
        </w:p>
        <w:p w14:paraId="4BE02016"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80" w:history="1">
            <w:r w:rsidR="00C62994" w:rsidRPr="00C62994">
              <w:rPr>
                <w:rStyle w:val="Hyperlink"/>
                <w:rFonts w:ascii="Times New Roman" w:hAnsi="Times New Roman" w:cs="Times New Roman"/>
                <w:b/>
                <w:noProof/>
                <w:sz w:val="28"/>
                <w:szCs w:val="28"/>
                <w:shd w:val="clear" w:color="auto" w:fill="FFFFFF"/>
              </w:rPr>
              <w:t>2.2.2 Biểu đồ Usecase</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_Toc6997680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22</w:t>
            </w:r>
            <w:r w:rsidR="00C62994" w:rsidRPr="00C62994">
              <w:rPr>
                <w:rFonts w:ascii="Times New Roman" w:hAnsi="Times New Roman" w:cs="Times New Roman"/>
                <w:noProof/>
                <w:webHidden/>
                <w:sz w:val="28"/>
                <w:szCs w:val="28"/>
              </w:rPr>
              <w:fldChar w:fldCharType="end"/>
            </w:r>
          </w:hyperlink>
        </w:p>
        <w:p w14:paraId="703BD5DD"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81" w:history="1">
            <w:r w:rsidR="00C62994" w:rsidRPr="00C62994">
              <w:rPr>
                <w:rStyle w:val="Hyperlink"/>
                <w:rFonts w:ascii="Times New Roman" w:hAnsi="Times New Roman" w:cs="Times New Roman"/>
                <w:b/>
                <w:noProof/>
                <w:sz w:val="28"/>
                <w:szCs w:val="28"/>
                <w:shd w:val="clear" w:color="auto" w:fill="FFFFFF"/>
              </w:rPr>
              <w:t>2.2.3 Mô tả Usecase – phân hệ bán hàng và quản lý đơn hàng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_Toc6997681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23</w:t>
            </w:r>
            <w:r w:rsidR="00C62994" w:rsidRPr="00C62994">
              <w:rPr>
                <w:rFonts w:ascii="Times New Roman" w:hAnsi="Times New Roman" w:cs="Times New Roman"/>
                <w:noProof/>
                <w:webHidden/>
                <w:sz w:val="28"/>
                <w:szCs w:val="28"/>
              </w:rPr>
              <w:fldChar w:fldCharType="end"/>
            </w:r>
          </w:hyperlink>
        </w:p>
        <w:p w14:paraId="42887260"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82" w:history="1">
            <w:r w:rsidR="00C62994" w:rsidRPr="00C62994">
              <w:rPr>
                <w:rStyle w:val="Hyperlink"/>
                <w:rFonts w:ascii="Times New Roman" w:hAnsi="Times New Roman" w:cs="Times New Roman"/>
                <w:b/>
                <w:noProof/>
                <w:sz w:val="28"/>
                <w:szCs w:val="28"/>
              </w:rPr>
              <w:t>2.3 Kết luận</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_Toc6997682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36</w:t>
            </w:r>
            <w:r w:rsidR="00C62994" w:rsidRPr="00C62994">
              <w:rPr>
                <w:rFonts w:ascii="Times New Roman" w:hAnsi="Times New Roman" w:cs="Times New Roman"/>
                <w:noProof/>
                <w:webHidden/>
                <w:sz w:val="28"/>
                <w:szCs w:val="28"/>
              </w:rPr>
              <w:fldChar w:fldCharType="end"/>
            </w:r>
          </w:hyperlink>
        </w:p>
        <w:p w14:paraId="0798A6B8" w14:textId="77777777" w:rsidR="00C62994" w:rsidRPr="00C62994" w:rsidRDefault="00170BB6">
          <w:pPr>
            <w:pStyle w:val="TOC1"/>
            <w:tabs>
              <w:tab w:val="right" w:leader="dot" w:pos="9394"/>
            </w:tabs>
            <w:rPr>
              <w:rFonts w:ascii="Times New Roman" w:eastAsiaTheme="minorEastAsia" w:hAnsi="Times New Roman" w:cs="Times New Roman"/>
              <w:noProof/>
              <w:sz w:val="28"/>
              <w:szCs w:val="28"/>
            </w:rPr>
          </w:pPr>
          <w:hyperlink w:anchor="_Toc6997683" w:history="1">
            <w:r w:rsidR="00C62994" w:rsidRPr="00C62994">
              <w:rPr>
                <w:rStyle w:val="Hyperlink"/>
                <w:rFonts w:ascii="Times New Roman" w:hAnsi="Times New Roman" w:cs="Times New Roman"/>
                <w:b/>
                <w:noProof/>
                <w:sz w:val="28"/>
                <w:szCs w:val="28"/>
                <w:shd w:val="clear" w:color="auto" w:fill="FFFFFF"/>
              </w:rPr>
              <w:t>CHƯƠNG III: XÂY DỰNG THIẾT KẾ CHI TIẾT HỆ THỐNG.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_Toc6997683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37</w:t>
            </w:r>
            <w:r w:rsidR="00C62994" w:rsidRPr="00C62994">
              <w:rPr>
                <w:rFonts w:ascii="Times New Roman" w:hAnsi="Times New Roman" w:cs="Times New Roman"/>
                <w:noProof/>
                <w:webHidden/>
                <w:sz w:val="28"/>
                <w:szCs w:val="28"/>
              </w:rPr>
              <w:fldChar w:fldCharType="end"/>
            </w:r>
          </w:hyperlink>
        </w:p>
        <w:p w14:paraId="06408C28"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84" w:history="1">
            <w:r w:rsidR="00C62994" w:rsidRPr="00C62994">
              <w:rPr>
                <w:rStyle w:val="Hyperlink"/>
                <w:rFonts w:ascii="Times New Roman" w:hAnsi="Times New Roman" w:cs="Times New Roman"/>
                <w:b/>
                <w:noProof/>
                <w:sz w:val="28"/>
                <w:szCs w:val="28"/>
                <w:shd w:val="clear" w:color="auto" w:fill="FFFFFF"/>
              </w:rPr>
              <w:t>3.1 Phân hệ bán hàng.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_Toc6997684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37</w:t>
            </w:r>
            <w:r w:rsidR="00C62994" w:rsidRPr="00C62994">
              <w:rPr>
                <w:rFonts w:ascii="Times New Roman" w:hAnsi="Times New Roman" w:cs="Times New Roman"/>
                <w:noProof/>
                <w:webHidden/>
                <w:sz w:val="28"/>
                <w:szCs w:val="28"/>
              </w:rPr>
              <w:fldChar w:fldCharType="end"/>
            </w:r>
          </w:hyperlink>
        </w:p>
        <w:p w14:paraId="754D8D8E"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85" w:history="1">
            <w:r w:rsidR="00C62994" w:rsidRPr="00C62994">
              <w:rPr>
                <w:rStyle w:val="Hyperlink"/>
                <w:rFonts w:ascii="Times New Roman" w:hAnsi="Times New Roman" w:cs="Times New Roman"/>
                <w:b/>
                <w:noProof/>
                <w:sz w:val="28"/>
                <w:szCs w:val="28"/>
              </w:rPr>
              <w:t>3.1.1 Mô tả chức năng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_Toc6997685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37</w:t>
            </w:r>
            <w:r w:rsidR="00C62994" w:rsidRPr="00C62994">
              <w:rPr>
                <w:rFonts w:ascii="Times New Roman" w:hAnsi="Times New Roman" w:cs="Times New Roman"/>
                <w:noProof/>
                <w:webHidden/>
                <w:sz w:val="28"/>
                <w:szCs w:val="28"/>
              </w:rPr>
              <w:fldChar w:fldCharType="end"/>
            </w:r>
          </w:hyperlink>
        </w:p>
        <w:p w14:paraId="3B3C752D"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86" w:history="1">
            <w:r w:rsidR="00C62994" w:rsidRPr="00C62994">
              <w:rPr>
                <w:rStyle w:val="Hyperlink"/>
                <w:rFonts w:ascii="Times New Roman" w:hAnsi="Times New Roman" w:cs="Times New Roman"/>
                <w:b/>
                <w:noProof/>
                <w:sz w:val="28"/>
                <w:szCs w:val="28"/>
              </w:rPr>
              <w:t>3.1.2 Giao diện</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_Toc6997686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37</w:t>
            </w:r>
            <w:r w:rsidR="00C62994" w:rsidRPr="00C62994">
              <w:rPr>
                <w:rFonts w:ascii="Times New Roman" w:hAnsi="Times New Roman" w:cs="Times New Roman"/>
                <w:noProof/>
                <w:webHidden/>
                <w:sz w:val="28"/>
                <w:szCs w:val="28"/>
              </w:rPr>
              <w:fldChar w:fldCharType="end"/>
            </w:r>
          </w:hyperlink>
        </w:p>
        <w:p w14:paraId="19680B1A"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87" w:history="1">
            <w:r w:rsidR="00C62994" w:rsidRPr="00C62994">
              <w:rPr>
                <w:rStyle w:val="Hyperlink"/>
                <w:rFonts w:ascii="Times New Roman" w:hAnsi="Times New Roman" w:cs="Times New Roman"/>
                <w:b/>
                <w:noProof/>
                <w:sz w:val="28"/>
                <w:szCs w:val="28"/>
              </w:rPr>
              <w:t>3.1.3 Sơ đồ hoạt động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_Toc6997687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39</w:t>
            </w:r>
            <w:r w:rsidR="00C62994" w:rsidRPr="00C62994">
              <w:rPr>
                <w:rFonts w:ascii="Times New Roman" w:hAnsi="Times New Roman" w:cs="Times New Roman"/>
                <w:noProof/>
                <w:webHidden/>
                <w:sz w:val="28"/>
                <w:szCs w:val="28"/>
              </w:rPr>
              <w:fldChar w:fldCharType="end"/>
            </w:r>
          </w:hyperlink>
        </w:p>
        <w:p w14:paraId="477EB06C"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88" w:history="1">
            <w:r w:rsidR="00C62994" w:rsidRPr="00C62994">
              <w:rPr>
                <w:rStyle w:val="Hyperlink"/>
                <w:rFonts w:ascii="Times New Roman" w:hAnsi="Times New Roman" w:cs="Times New Roman"/>
                <w:b/>
                <w:noProof/>
                <w:sz w:val="28"/>
                <w:szCs w:val="28"/>
                <w:shd w:val="clear" w:color="auto" w:fill="FFFFFF"/>
              </w:rPr>
              <w:t>3.2 Phân hệ quản lý đơn hàng.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_Toc6997688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43</w:t>
            </w:r>
            <w:r w:rsidR="00C62994" w:rsidRPr="00C62994">
              <w:rPr>
                <w:rFonts w:ascii="Times New Roman" w:hAnsi="Times New Roman" w:cs="Times New Roman"/>
                <w:noProof/>
                <w:webHidden/>
                <w:sz w:val="28"/>
                <w:szCs w:val="28"/>
              </w:rPr>
              <w:fldChar w:fldCharType="end"/>
            </w:r>
          </w:hyperlink>
        </w:p>
        <w:p w14:paraId="6243001D"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89" w:history="1">
            <w:r w:rsidR="00C62994" w:rsidRPr="00C62994">
              <w:rPr>
                <w:rStyle w:val="Hyperlink"/>
                <w:rFonts w:ascii="Times New Roman" w:hAnsi="Times New Roman" w:cs="Times New Roman"/>
                <w:b/>
                <w:noProof/>
                <w:sz w:val="28"/>
                <w:szCs w:val="28"/>
              </w:rPr>
              <w:t>3.2.1 Mô tả chức năng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_Toc6997689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43</w:t>
            </w:r>
            <w:r w:rsidR="00C62994" w:rsidRPr="00C62994">
              <w:rPr>
                <w:rFonts w:ascii="Times New Roman" w:hAnsi="Times New Roman" w:cs="Times New Roman"/>
                <w:noProof/>
                <w:webHidden/>
                <w:sz w:val="28"/>
                <w:szCs w:val="28"/>
              </w:rPr>
              <w:fldChar w:fldCharType="end"/>
            </w:r>
          </w:hyperlink>
        </w:p>
        <w:p w14:paraId="3F68536B"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90" w:history="1">
            <w:r w:rsidR="00C62994" w:rsidRPr="00C62994">
              <w:rPr>
                <w:rStyle w:val="Hyperlink"/>
                <w:rFonts w:ascii="Times New Roman" w:hAnsi="Times New Roman" w:cs="Times New Roman"/>
                <w:b/>
                <w:noProof/>
                <w:sz w:val="28"/>
                <w:szCs w:val="28"/>
              </w:rPr>
              <w:t>3.2.2 Giao diện</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_Toc6997690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43</w:t>
            </w:r>
            <w:r w:rsidR="00C62994" w:rsidRPr="00C62994">
              <w:rPr>
                <w:rFonts w:ascii="Times New Roman" w:hAnsi="Times New Roman" w:cs="Times New Roman"/>
                <w:noProof/>
                <w:webHidden/>
                <w:sz w:val="28"/>
                <w:szCs w:val="28"/>
              </w:rPr>
              <w:fldChar w:fldCharType="end"/>
            </w:r>
          </w:hyperlink>
        </w:p>
        <w:p w14:paraId="20550584" w14:textId="77777777" w:rsidR="00C62994" w:rsidRPr="00C62994" w:rsidRDefault="00170BB6">
          <w:pPr>
            <w:pStyle w:val="TOC3"/>
            <w:tabs>
              <w:tab w:val="right" w:leader="dot" w:pos="9394"/>
            </w:tabs>
            <w:rPr>
              <w:rFonts w:ascii="Times New Roman" w:eastAsiaTheme="minorEastAsia" w:hAnsi="Times New Roman" w:cs="Times New Roman"/>
              <w:noProof/>
              <w:sz w:val="28"/>
              <w:szCs w:val="28"/>
            </w:rPr>
          </w:pPr>
          <w:hyperlink w:anchor="_Toc6997691" w:history="1">
            <w:r w:rsidR="00C62994" w:rsidRPr="00C62994">
              <w:rPr>
                <w:rStyle w:val="Hyperlink"/>
                <w:rFonts w:ascii="Times New Roman" w:hAnsi="Times New Roman" w:cs="Times New Roman"/>
                <w:b/>
                <w:noProof/>
                <w:sz w:val="28"/>
                <w:szCs w:val="28"/>
              </w:rPr>
              <w:t>3.2.3 Sơ đồ hoạt động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_Toc6997691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51</w:t>
            </w:r>
            <w:r w:rsidR="00C62994" w:rsidRPr="00C62994">
              <w:rPr>
                <w:rFonts w:ascii="Times New Roman" w:hAnsi="Times New Roman" w:cs="Times New Roman"/>
                <w:noProof/>
                <w:webHidden/>
                <w:sz w:val="28"/>
                <w:szCs w:val="28"/>
              </w:rPr>
              <w:fldChar w:fldCharType="end"/>
            </w:r>
          </w:hyperlink>
        </w:p>
        <w:p w14:paraId="78C16407"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92" w:history="1">
            <w:r w:rsidR="00C62994" w:rsidRPr="00C62994">
              <w:rPr>
                <w:rStyle w:val="Hyperlink"/>
                <w:rFonts w:ascii="Times New Roman" w:hAnsi="Times New Roman" w:cs="Times New Roman"/>
                <w:b/>
                <w:noProof/>
                <w:sz w:val="28"/>
                <w:szCs w:val="28"/>
                <w:shd w:val="clear" w:color="auto" w:fill="FFFFFF"/>
              </w:rPr>
              <w:t>3.3 Kết luận</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_Toc6997692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65</w:t>
            </w:r>
            <w:r w:rsidR="00C62994" w:rsidRPr="00C62994">
              <w:rPr>
                <w:rFonts w:ascii="Times New Roman" w:hAnsi="Times New Roman" w:cs="Times New Roman"/>
                <w:noProof/>
                <w:webHidden/>
                <w:sz w:val="28"/>
                <w:szCs w:val="28"/>
              </w:rPr>
              <w:fldChar w:fldCharType="end"/>
            </w:r>
          </w:hyperlink>
        </w:p>
        <w:p w14:paraId="2E2760E6" w14:textId="77777777" w:rsidR="00C62994" w:rsidRPr="00C62994" w:rsidRDefault="00170BB6">
          <w:pPr>
            <w:pStyle w:val="TOC1"/>
            <w:tabs>
              <w:tab w:val="right" w:leader="dot" w:pos="9394"/>
            </w:tabs>
            <w:rPr>
              <w:rFonts w:ascii="Times New Roman" w:eastAsiaTheme="minorEastAsia" w:hAnsi="Times New Roman" w:cs="Times New Roman"/>
              <w:noProof/>
              <w:sz w:val="28"/>
              <w:szCs w:val="28"/>
            </w:rPr>
          </w:pPr>
          <w:hyperlink w:anchor="_Toc6997693" w:history="1">
            <w:r w:rsidR="00C62994" w:rsidRPr="00C62994">
              <w:rPr>
                <w:rStyle w:val="Hyperlink"/>
                <w:rFonts w:ascii="Times New Roman" w:hAnsi="Times New Roman" w:cs="Times New Roman"/>
                <w:b/>
                <w:noProof/>
                <w:sz w:val="28"/>
                <w:szCs w:val="28"/>
                <w:shd w:val="clear" w:color="auto" w:fill="FFFFFF"/>
              </w:rPr>
              <w:t>CHƯƠNG IV: XÂY DỰNG THIẾT KẾ CƠ SỞ DỮ LIỆU</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_Toc6997693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66</w:t>
            </w:r>
            <w:r w:rsidR="00C62994" w:rsidRPr="00C62994">
              <w:rPr>
                <w:rFonts w:ascii="Times New Roman" w:hAnsi="Times New Roman" w:cs="Times New Roman"/>
                <w:noProof/>
                <w:webHidden/>
                <w:sz w:val="28"/>
                <w:szCs w:val="28"/>
              </w:rPr>
              <w:fldChar w:fldCharType="end"/>
            </w:r>
          </w:hyperlink>
        </w:p>
        <w:p w14:paraId="37BD10E0"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94" w:history="1">
            <w:r w:rsidR="00C62994" w:rsidRPr="00C62994">
              <w:rPr>
                <w:rStyle w:val="Hyperlink"/>
                <w:rFonts w:ascii="Times New Roman" w:hAnsi="Times New Roman" w:cs="Times New Roman"/>
                <w:b/>
                <w:noProof/>
                <w:sz w:val="28"/>
                <w:szCs w:val="28"/>
                <w:shd w:val="clear" w:color="auto" w:fill="FFFFFF"/>
              </w:rPr>
              <w:t>4.1 Danh sách các bảng.</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_Toc6997694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66</w:t>
            </w:r>
            <w:r w:rsidR="00C62994" w:rsidRPr="00C62994">
              <w:rPr>
                <w:rFonts w:ascii="Times New Roman" w:hAnsi="Times New Roman" w:cs="Times New Roman"/>
                <w:noProof/>
                <w:webHidden/>
                <w:sz w:val="28"/>
                <w:szCs w:val="28"/>
              </w:rPr>
              <w:fldChar w:fldCharType="end"/>
            </w:r>
          </w:hyperlink>
        </w:p>
        <w:p w14:paraId="6B3D397D"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95" w:history="1">
            <w:r w:rsidR="00C62994" w:rsidRPr="00C62994">
              <w:rPr>
                <w:rStyle w:val="Hyperlink"/>
                <w:rFonts w:ascii="Times New Roman" w:hAnsi="Times New Roman" w:cs="Times New Roman"/>
                <w:b/>
                <w:noProof/>
                <w:sz w:val="28"/>
                <w:szCs w:val="28"/>
                <w:shd w:val="clear" w:color="auto" w:fill="FFFFFF"/>
              </w:rPr>
              <w:t>4.2 Mô hình diagram.</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_Toc6997695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67</w:t>
            </w:r>
            <w:r w:rsidR="00C62994" w:rsidRPr="00C62994">
              <w:rPr>
                <w:rFonts w:ascii="Times New Roman" w:hAnsi="Times New Roman" w:cs="Times New Roman"/>
                <w:noProof/>
                <w:webHidden/>
                <w:sz w:val="28"/>
                <w:szCs w:val="28"/>
              </w:rPr>
              <w:fldChar w:fldCharType="end"/>
            </w:r>
          </w:hyperlink>
        </w:p>
        <w:p w14:paraId="26D361A1"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96" w:history="1">
            <w:r w:rsidR="00C62994" w:rsidRPr="00C62994">
              <w:rPr>
                <w:rStyle w:val="Hyperlink"/>
                <w:rFonts w:ascii="Times New Roman" w:hAnsi="Times New Roman" w:cs="Times New Roman"/>
                <w:b/>
                <w:noProof/>
                <w:sz w:val="28"/>
                <w:szCs w:val="28"/>
                <w:shd w:val="clear" w:color="auto" w:fill="FFFFFF"/>
              </w:rPr>
              <w:t>4.3 Thiết kế chi tiết các bảng dữ liệu.</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_Toc6997696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68</w:t>
            </w:r>
            <w:r w:rsidR="00C62994" w:rsidRPr="00C62994">
              <w:rPr>
                <w:rFonts w:ascii="Times New Roman" w:hAnsi="Times New Roman" w:cs="Times New Roman"/>
                <w:noProof/>
                <w:webHidden/>
                <w:sz w:val="28"/>
                <w:szCs w:val="28"/>
              </w:rPr>
              <w:fldChar w:fldCharType="end"/>
            </w:r>
          </w:hyperlink>
        </w:p>
        <w:p w14:paraId="165522A6"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97" w:history="1">
            <w:r w:rsidR="00C62994" w:rsidRPr="00C62994">
              <w:rPr>
                <w:rStyle w:val="Hyperlink"/>
                <w:rFonts w:ascii="Times New Roman" w:hAnsi="Times New Roman" w:cs="Times New Roman"/>
                <w:b/>
                <w:noProof/>
                <w:sz w:val="28"/>
                <w:szCs w:val="28"/>
              </w:rPr>
              <w:t>4.4 Các từ viết tắt</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_Toc6997697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94</w:t>
            </w:r>
            <w:r w:rsidR="00C62994" w:rsidRPr="00C62994">
              <w:rPr>
                <w:rFonts w:ascii="Times New Roman" w:hAnsi="Times New Roman" w:cs="Times New Roman"/>
                <w:noProof/>
                <w:webHidden/>
                <w:sz w:val="28"/>
                <w:szCs w:val="28"/>
              </w:rPr>
              <w:fldChar w:fldCharType="end"/>
            </w:r>
          </w:hyperlink>
        </w:p>
        <w:p w14:paraId="5B1F06E1" w14:textId="77777777" w:rsidR="00C62994" w:rsidRPr="00C62994" w:rsidRDefault="00170BB6">
          <w:pPr>
            <w:pStyle w:val="TOC2"/>
            <w:tabs>
              <w:tab w:val="right" w:leader="dot" w:pos="9394"/>
            </w:tabs>
            <w:rPr>
              <w:rFonts w:ascii="Times New Roman" w:eastAsiaTheme="minorEastAsia" w:hAnsi="Times New Roman" w:cs="Times New Roman"/>
              <w:noProof/>
              <w:sz w:val="28"/>
              <w:szCs w:val="28"/>
            </w:rPr>
          </w:pPr>
          <w:hyperlink w:anchor="_Toc6997698" w:history="1">
            <w:r w:rsidR="00C62994" w:rsidRPr="00C62994">
              <w:rPr>
                <w:rStyle w:val="Hyperlink"/>
                <w:rFonts w:ascii="Times New Roman" w:hAnsi="Times New Roman" w:cs="Times New Roman"/>
                <w:b/>
                <w:noProof/>
                <w:sz w:val="28"/>
                <w:szCs w:val="28"/>
                <w:shd w:val="clear" w:color="auto" w:fill="FFFFFF"/>
              </w:rPr>
              <w:t>4.5 Kết luận</w:t>
            </w:r>
            <w:r w:rsidR="00C62994" w:rsidRPr="00C62994">
              <w:rPr>
                <w:rFonts w:ascii="Times New Roman" w:hAnsi="Times New Roman" w:cs="Times New Roman"/>
                <w:noProof/>
                <w:webHidden/>
                <w:sz w:val="28"/>
                <w:szCs w:val="28"/>
              </w:rPr>
              <w:tab/>
            </w:r>
            <w:r w:rsidR="00C62994" w:rsidRPr="00C62994">
              <w:rPr>
                <w:rFonts w:ascii="Times New Roman" w:hAnsi="Times New Roman" w:cs="Times New Roman"/>
                <w:noProof/>
                <w:webHidden/>
                <w:sz w:val="28"/>
                <w:szCs w:val="28"/>
              </w:rPr>
              <w:fldChar w:fldCharType="begin"/>
            </w:r>
            <w:r w:rsidR="00C62994" w:rsidRPr="00C62994">
              <w:rPr>
                <w:rFonts w:ascii="Times New Roman" w:hAnsi="Times New Roman" w:cs="Times New Roman"/>
                <w:noProof/>
                <w:webHidden/>
                <w:sz w:val="28"/>
                <w:szCs w:val="28"/>
              </w:rPr>
              <w:instrText xml:space="preserve"> PAGEREF _Toc6997698 \h </w:instrText>
            </w:r>
            <w:r w:rsidR="00C62994" w:rsidRPr="00C62994">
              <w:rPr>
                <w:rFonts w:ascii="Times New Roman" w:hAnsi="Times New Roman" w:cs="Times New Roman"/>
                <w:noProof/>
                <w:webHidden/>
                <w:sz w:val="28"/>
                <w:szCs w:val="28"/>
              </w:rPr>
            </w:r>
            <w:r w:rsidR="00C62994" w:rsidRPr="00C62994">
              <w:rPr>
                <w:rFonts w:ascii="Times New Roman" w:hAnsi="Times New Roman" w:cs="Times New Roman"/>
                <w:noProof/>
                <w:webHidden/>
                <w:sz w:val="28"/>
                <w:szCs w:val="28"/>
              </w:rPr>
              <w:fldChar w:fldCharType="separate"/>
            </w:r>
            <w:r w:rsidR="00C62994" w:rsidRPr="00C62994">
              <w:rPr>
                <w:rFonts w:ascii="Times New Roman" w:hAnsi="Times New Roman" w:cs="Times New Roman"/>
                <w:noProof/>
                <w:webHidden/>
                <w:sz w:val="28"/>
                <w:szCs w:val="28"/>
              </w:rPr>
              <w:t>94</w:t>
            </w:r>
            <w:r w:rsidR="00C62994" w:rsidRPr="00C62994">
              <w:rPr>
                <w:rFonts w:ascii="Times New Roman" w:hAnsi="Times New Roman" w:cs="Times New Roman"/>
                <w:noProof/>
                <w:webHidden/>
                <w:sz w:val="28"/>
                <w:szCs w:val="28"/>
              </w:rPr>
              <w:fldChar w:fldCharType="end"/>
            </w:r>
          </w:hyperlink>
        </w:p>
        <w:p w14:paraId="5057D801" w14:textId="77777777" w:rsidR="00EF290D" w:rsidRPr="00BF6BE1" w:rsidRDefault="00BF6BE1" w:rsidP="00BF6BE1">
          <w:pPr>
            <w:spacing w:line="360" w:lineRule="auto"/>
            <w:jc w:val="both"/>
            <w:rPr>
              <w:rFonts w:ascii="Times New Roman" w:hAnsi="Times New Roman" w:cs="Times New Roman"/>
              <w:b/>
              <w:bCs/>
              <w:noProof/>
              <w:sz w:val="28"/>
              <w:szCs w:val="28"/>
            </w:rPr>
          </w:pPr>
          <w:r w:rsidRPr="00C62994">
            <w:rPr>
              <w:rFonts w:ascii="Times New Roman" w:hAnsi="Times New Roman" w:cs="Times New Roman"/>
              <w:b/>
              <w:bCs/>
              <w:noProof/>
              <w:sz w:val="28"/>
              <w:szCs w:val="28"/>
            </w:rPr>
            <w:fldChar w:fldCharType="end"/>
          </w:r>
        </w:p>
      </w:sdtContent>
    </w:sdt>
    <w:sectPr w:rsidR="00EF290D" w:rsidRPr="00BF6BE1" w:rsidSect="00935235">
      <w:footerReference w:type="default" r:id="rId54"/>
      <w:pgSz w:w="12240" w:h="15840" w:code="1"/>
      <w:pgMar w:top="1418" w:right="851" w:bottom="1134" w:left="1985"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 w:author="hien nguyen" w:date="2019-05-02T09:11:00Z" w:initials="hn">
    <w:p w14:paraId="55D6FEC9" w14:textId="073E420A" w:rsidR="00A519D3" w:rsidRDefault="00A519D3">
      <w:pPr>
        <w:pStyle w:val="CommentText"/>
      </w:pPr>
      <w:r>
        <w:rPr>
          <w:rStyle w:val="CommentReference"/>
        </w:rPr>
        <w:annotationRef/>
      </w:r>
      <w:r>
        <w:t>Phần này trình bày quá nhiều về KIOTVIET.VN là ko cần thiết, chỉ cần nói điểm yếu của các hệ thống hiện có là ntn? Tập trung trình bày về nghiệp vụ bán hàng, quản lý đơn hàng ntn: yêu cầu đối với hệ thống cần xây dựng ntn,… để làm nổi bật ý nghĩa của sản phẩm cần xây dựng</w:t>
      </w:r>
    </w:p>
  </w:comment>
  <w:comment w:id="27" w:author="hien nguyen" w:date="2019-05-02T09:13:00Z" w:initials="hn">
    <w:p w14:paraId="7A7826BD" w14:textId="4E007B3A" w:rsidR="00A519D3" w:rsidRDefault="00A519D3">
      <w:pPr>
        <w:pStyle w:val="CommentText"/>
      </w:pPr>
      <w:r>
        <w:rPr>
          <w:rStyle w:val="CommentReference"/>
        </w:rPr>
        <w:annotationRef/>
      </w:r>
      <w:r>
        <w:t>Phần này ko trình bày ở đây, các cơ sở lý thuyết này đều đã được học ở trên lớp. Lựa chọn các công nghệ ntn trình bày ở phần thiết kế, xây dựng</w:t>
      </w:r>
    </w:p>
  </w:comment>
  <w:comment w:id="33" w:author="hien nguyen" w:date="2019-05-02T09:14:00Z" w:initials="hn">
    <w:p w14:paraId="03843BDD" w14:textId="266B07D9" w:rsidR="00A519D3" w:rsidRDefault="00A519D3">
      <w:pPr>
        <w:pStyle w:val="CommentText"/>
      </w:pPr>
      <w:r>
        <w:rPr>
          <w:rStyle w:val="CommentReference"/>
        </w:rPr>
        <w:annotationRef/>
      </w:r>
      <w:r w:rsidR="006C052C">
        <w:t>Đặc tả hệ thống dưới dạng các use case thì tiếp cận theo hướng đối tượng ko phân rã chức năng. Bỏ phần này đi. Liệt kê các chức năng của hệ thống là đủ.</w:t>
      </w:r>
    </w:p>
  </w:comment>
  <w:comment w:id="49" w:author="hien nguyen" w:date="2019-05-02T09:25:00Z" w:initials="hn">
    <w:p w14:paraId="684466FA" w14:textId="3BCA8A5E" w:rsidR="00742BB1" w:rsidRDefault="00742BB1">
      <w:pPr>
        <w:pStyle w:val="CommentText"/>
      </w:pPr>
      <w:r>
        <w:rPr>
          <w:rStyle w:val="CommentReference"/>
        </w:rPr>
        <w:annotationRef/>
      </w:r>
      <w:r>
        <w:t>Phần thiết kế nêu rõ cách thiết kế hệ thống ntn? Thiết kế mức cao là gì? Chi tiết ntn? Trong phần chi tiết trình bày thiết kế giao diện, CSDL, code = gì,…</w:t>
      </w:r>
    </w:p>
    <w:p w14:paraId="09D04F1B" w14:textId="1777828C" w:rsidR="00742BB1" w:rsidRDefault="00742BB1">
      <w:pPr>
        <w:pStyle w:val="CommentText"/>
      </w:pPr>
      <w:r>
        <w:t>Sơ đồ hoạt động nên chuyển lên phần đặc tả hệ thống.</w:t>
      </w:r>
    </w:p>
  </w:comment>
  <w:comment w:id="54" w:author="hien nguyen" w:date="2019-05-02T09:08:00Z" w:initials="hn">
    <w:p w14:paraId="468F2EBB" w14:textId="77777777" w:rsidR="00D5357D" w:rsidRDefault="00D5357D">
      <w:pPr>
        <w:pStyle w:val="CommentText"/>
      </w:pPr>
      <w:r>
        <w:rPr>
          <w:rStyle w:val="CommentReference"/>
        </w:rPr>
        <w:annotationRef/>
      </w:r>
      <w:r>
        <w:t>Viết tắt của những chữ nào?</w:t>
      </w:r>
    </w:p>
  </w:comment>
  <w:comment w:id="108" w:author="hien nguyen" w:date="2019-05-02T09:27:00Z" w:initials="hn">
    <w:p w14:paraId="642B1548" w14:textId="63DC62E4" w:rsidR="00742BB1" w:rsidRDefault="00742BB1">
      <w:pPr>
        <w:pStyle w:val="CommentText"/>
      </w:pPr>
      <w:r>
        <w:rPr>
          <w:rStyle w:val="CommentReference"/>
        </w:rPr>
        <w:annotationRef/>
      </w:r>
      <w:r>
        <w:t>Viết thành chương: Kết luận và hướng mở rộng nêu rõ cái đã làm đc &amp; chưa làm đc của hệ thống &amp; khả năng mở rộng trong tương lai.</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D6FEC9" w15:done="0"/>
  <w15:commentEx w15:paraId="7A7826BD" w15:done="0"/>
  <w15:commentEx w15:paraId="03843BDD" w15:done="0"/>
  <w15:commentEx w15:paraId="09D04F1B" w15:done="0"/>
  <w15:commentEx w15:paraId="468F2EBB" w15:done="0"/>
  <w15:commentEx w15:paraId="642B15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C626AB" w14:textId="77777777" w:rsidR="00A74636" w:rsidRDefault="00A74636" w:rsidP="005A027A">
      <w:pPr>
        <w:spacing w:after="0" w:line="240" w:lineRule="auto"/>
      </w:pPr>
      <w:r>
        <w:separator/>
      </w:r>
    </w:p>
  </w:endnote>
  <w:endnote w:type="continuationSeparator" w:id="0">
    <w:p w14:paraId="17310C26" w14:textId="77777777" w:rsidR="00A74636" w:rsidRDefault="00A74636"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619D38" w14:textId="77777777" w:rsidR="00170BB6" w:rsidRDefault="00170BB6">
    <w:pPr>
      <w:pStyle w:val="Footer"/>
      <w:jc w:val="right"/>
    </w:pPr>
  </w:p>
  <w:p w14:paraId="64D952F2" w14:textId="77777777" w:rsidR="00170BB6" w:rsidRPr="00E512F1" w:rsidRDefault="00170BB6">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3B0BA4" w14:textId="77777777" w:rsidR="00A74636" w:rsidRDefault="00A74636" w:rsidP="005A027A">
      <w:pPr>
        <w:spacing w:after="0" w:line="240" w:lineRule="auto"/>
      </w:pPr>
      <w:r>
        <w:separator/>
      </w:r>
    </w:p>
  </w:footnote>
  <w:footnote w:type="continuationSeparator" w:id="0">
    <w:p w14:paraId="1A6C1EE1" w14:textId="77777777" w:rsidR="00A74636" w:rsidRDefault="00A74636" w:rsidP="005A02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5"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747B57"/>
    <w:multiLevelType w:val="hybridMultilevel"/>
    <w:tmpl w:val="B95C9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22"/>
  </w:num>
  <w:num w:numId="4">
    <w:abstractNumId w:val="5"/>
  </w:num>
  <w:num w:numId="5">
    <w:abstractNumId w:val="1"/>
  </w:num>
  <w:num w:numId="6">
    <w:abstractNumId w:val="26"/>
  </w:num>
  <w:num w:numId="7">
    <w:abstractNumId w:val="11"/>
  </w:num>
  <w:num w:numId="8">
    <w:abstractNumId w:val="18"/>
  </w:num>
  <w:num w:numId="9">
    <w:abstractNumId w:val="4"/>
  </w:num>
  <w:num w:numId="10">
    <w:abstractNumId w:val="8"/>
  </w:num>
  <w:num w:numId="11">
    <w:abstractNumId w:val="19"/>
  </w:num>
  <w:num w:numId="12">
    <w:abstractNumId w:val="21"/>
  </w:num>
  <w:num w:numId="13">
    <w:abstractNumId w:val="23"/>
  </w:num>
  <w:num w:numId="14">
    <w:abstractNumId w:val="13"/>
  </w:num>
  <w:num w:numId="15">
    <w:abstractNumId w:val="10"/>
  </w:num>
  <w:num w:numId="16">
    <w:abstractNumId w:val="27"/>
  </w:num>
  <w:num w:numId="17">
    <w:abstractNumId w:val="3"/>
  </w:num>
  <w:num w:numId="18">
    <w:abstractNumId w:val="15"/>
  </w:num>
  <w:num w:numId="19">
    <w:abstractNumId w:val="2"/>
  </w:num>
  <w:num w:numId="20">
    <w:abstractNumId w:val="7"/>
  </w:num>
  <w:num w:numId="21">
    <w:abstractNumId w:val="9"/>
  </w:num>
  <w:num w:numId="22">
    <w:abstractNumId w:val="24"/>
  </w:num>
  <w:num w:numId="23">
    <w:abstractNumId w:val="28"/>
  </w:num>
  <w:num w:numId="24">
    <w:abstractNumId w:val="25"/>
  </w:num>
  <w:num w:numId="25">
    <w:abstractNumId w:val="20"/>
  </w:num>
  <w:num w:numId="26">
    <w:abstractNumId w:val="14"/>
  </w:num>
  <w:num w:numId="27">
    <w:abstractNumId w:val="17"/>
  </w:num>
  <w:num w:numId="28">
    <w:abstractNumId w:val="16"/>
  </w:num>
  <w:num w:numId="29">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ien nguyen">
    <w15:presenceInfo w15:providerId="Windows Live" w15:userId="9698a3657b02522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2E3B"/>
    <w:rsid w:val="000028C9"/>
    <w:rsid w:val="00003A11"/>
    <w:rsid w:val="00007CE9"/>
    <w:rsid w:val="00012732"/>
    <w:rsid w:val="00020751"/>
    <w:rsid w:val="00020957"/>
    <w:rsid w:val="00021CA0"/>
    <w:rsid w:val="00022333"/>
    <w:rsid w:val="00027393"/>
    <w:rsid w:val="00030567"/>
    <w:rsid w:val="000332B7"/>
    <w:rsid w:val="00033386"/>
    <w:rsid w:val="00042E87"/>
    <w:rsid w:val="00044F8C"/>
    <w:rsid w:val="000457FD"/>
    <w:rsid w:val="00046038"/>
    <w:rsid w:val="00046E6A"/>
    <w:rsid w:val="0005571B"/>
    <w:rsid w:val="00055D45"/>
    <w:rsid w:val="00057F1E"/>
    <w:rsid w:val="0006448D"/>
    <w:rsid w:val="0007163F"/>
    <w:rsid w:val="00071FD7"/>
    <w:rsid w:val="000806E9"/>
    <w:rsid w:val="000A3855"/>
    <w:rsid w:val="000B22CB"/>
    <w:rsid w:val="000C083E"/>
    <w:rsid w:val="000C14EA"/>
    <w:rsid w:val="000C6DF5"/>
    <w:rsid w:val="000D22DD"/>
    <w:rsid w:val="000D26DD"/>
    <w:rsid w:val="000D4652"/>
    <w:rsid w:val="000E557E"/>
    <w:rsid w:val="000F3A0A"/>
    <w:rsid w:val="000F455D"/>
    <w:rsid w:val="000F6180"/>
    <w:rsid w:val="000F6C0B"/>
    <w:rsid w:val="001012AC"/>
    <w:rsid w:val="00102162"/>
    <w:rsid w:val="00105B00"/>
    <w:rsid w:val="0010775F"/>
    <w:rsid w:val="00112E24"/>
    <w:rsid w:val="00114A98"/>
    <w:rsid w:val="001154E7"/>
    <w:rsid w:val="00116F76"/>
    <w:rsid w:val="00120AC3"/>
    <w:rsid w:val="00122ADD"/>
    <w:rsid w:val="00125075"/>
    <w:rsid w:val="001345E2"/>
    <w:rsid w:val="00146AF6"/>
    <w:rsid w:val="00147A68"/>
    <w:rsid w:val="00154FB3"/>
    <w:rsid w:val="00156129"/>
    <w:rsid w:val="001650E0"/>
    <w:rsid w:val="00166DD1"/>
    <w:rsid w:val="0016719C"/>
    <w:rsid w:val="00167585"/>
    <w:rsid w:val="00170BB6"/>
    <w:rsid w:val="0017486E"/>
    <w:rsid w:val="00174943"/>
    <w:rsid w:val="001921EC"/>
    <w:rsid w:val="001A0A3F"/>
    <w:rsid w:val="001A1452"/>
    <w:rsid w:val="001A6E67"/>
    <w:rsid w:val="001A7496"/>
    <w:rsid w:val="001B189F"/>
    <w:rsid w:val="001B5716"/>
    <w:rsid w:val="001B7D7B"/>
    <w:rsid w:val="001C1036"/>
    <w:rsid w:val="001C2DF2"/>
    <w:rsid w:val="001C3256"/>
    <w:rsid w:val="001C49AA"/>
    <w:rsid w:val="001C6CDA"/>
    <w:rsid w:val="001D52FA"/>
    <w:rsid w:val="001E56DD"/>
    <w:rsid w:val="001F10B6"/>
    <w:rsid w:val="001F1189"/>
    <w:rsid w:val="001F6DB9"/>
    <w:rsid w:val="00200EC2"/>
    <w:rsid w:val="00204169"/>
    <w:rsid w:val="00205F7E"/>
    <w:rsid w:val="00207141"/>
    <w:rsid w:val="00213683"/>
    <w:rsid w:val="00215529"/>
    <w:rsid w:val="00216FFA"/>
    <w:rsid w:val="00221A20"/>
    <w:rsid w:val="00225D4A"/>
    <w:rsid w:val="002269BA"/>
    <w:rsid w:val="00230A1E"/>
    <w:rsid w:val="00245499"/>
    <w:rsid w:val="00246288"/>
    <w:rsid w:val="00252163"/>
    <w:rsid w:val="00262061"/>
    <w:rsid w:val="002652D5"/>
    <w:rsid w:val="002714B0"/>
    <w:rsid w:val="00273D55"/>
    <w:rsid w:val="00282740"/>
    <w:rsid w:val="00285D71"/>
    <w:rsid w:val="00287C16"/>
    <w:rsid w:val="0029549F"/>
    <w:rsid w:val="002A39FF"/>
    <w:rsid w:val="002A51CC"/>
    <w:rsid w:val="002B16E1"/>
    <w:rsid w:val="002B2C42"/>
    <w:rsid w:val="002B4C00"/>
    <w:rsid w:val="002B55C4"/>
    <w:rsid w:val="002B560E"/>
    <w:rsid w:val="002B5C4B"/>
    <w:rsid w:val="002C0908"/>
    <w:rsid w:val="002C35C7"/>
    <w:rsid w:val="002C4919"/>
    <w:rsid w:val="002C673E"/>
    <w:rsid w:val="002C6DA2"/>
    <w:rsid w:val="002C74C7"/>
    <w:rsid w:val="002D03D3"/>
    <w:rsid w:val="002D0A34"/>
    <w:rsid w:val="002D247C"/>
    <w:rsid w:val="002D2F53"/>
    <w:rsid w:val="002D5841"/>
    <w:rsid w:val="002D7A2E"/>
    <w:rsid w:val="002E476A"/>
    <w:rsid w:val="00301457"/>
    <w:rsid w:val="00304484"/>
    <w:rsid w:val="003056F5"/>
    <w:rsid w:val="00311F99"/>
    <w:rsid w:val="00313228"/>
    <w:rsid w:val="00313FE7"/>
    <w:rsid w:val="003142FC"/>
    <w:rsid w:val="003202C4"/>
    <w:rsid w:val="00323319"/>
    <w:rsid w:val="00325973"/>
    <w:rsid w:val="00327364"/>
    <w:rsid w:val="00327A79"/>
    <w:rsid w:val="003323E5"/>
    <w:rsid w:val="00332EBC"/>
    <w:rsid w:val="0034295A"/>
    <w:rsid w:val="003447EB"/>
    <w:rsid w:val="003508D8"/>
    <w:rsid w:val="0035297C"/>
    <w:rsid w:val="00355F96"/>
    <w:rsid w:val="00357B6B"/>
    <w:rsid w:val="00360247"/>
    <w:rsid w:val="00364BD7"/>
    <w:rsid w:val="00367921"/>
    <w:rsid w:val="00367EE3"/>
    <w:rsid w:val="00370023"/>
    <w:rsid w:val="0037248F"/>
    <w:rsid w:val="00375C78"/>
    <w:rsid w:val="003770C1"/>
    <w:rsid w:val="003800E1"/>
    <w:rsid w:val="00380F65"/>
    <w:rsid w:val="003832C1"/>
    <w:rsid w:val="00384798"/>
    <w:rsid w:val="0039547B"/>
    <w:rsid w:val="0039594D"/>
    <w:rsid w:val="00395FA1"/>
    <w:rsid w:val="00395FDC"/>
    <w:rsid w:val="0039634C"/>
    <w:rsid w:val="003979FC"/>
    <w:rsid w:val="003A1F38"/>
    <w:rsid w:val="003A5552"/>
    <w:rsid w:val="003A6D66"/>
    <w:rsid w:val="003A6E37"/>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10D2E"/>
    <w:rsid w:val="0041285B"/>
    <w:rsid w:val="0042614C"/>
    <w:rsid w:val="004272AC"/>
    <w:rsid w:val="00427FCF"/>
    <w:rsid w:val="00430FDA"/>
    <w:rsid w:val="00431719"/>
    <w:rsid w:val="00434A9A"/>
    <w:rsid w:val="00437394"/>
    <w:rsid w:val="00441765"/>
    <w:rsid w:val="00446CDF"/>
    <w:rsid w:val="004571A4"/>
    <w:rsid w:val="0045749D"/>
    <w:rsid w:val="00462EA1"/>
    <w:rsid w:val="00463D03"/>
    <w:rsid w:val="00464393"/>
    <w:rsid w:val="00466A02"/>
    <w:rsid w:val="0046755F"/>
    <w:rsid w:val="00472DBB"/>
    <w:rsid w:val="00474E72"/>
    <w:rsid w:val="004810B9"/>
    <w:rsid w:val="00481DA5"/>
    <w:rsid w:val="00487EF0"/>
    <w:rsid w:val="00492AC1"/>
    <w:rsid w:val="004A00DB"/>
    <w:rsid w:val="004A2385"/>
    <w:rsid w:val="004B32FC"/>
    <w:rsid w:val="004B5A1D"/>
    <w:rsid w:val="004C0B97"/>
    <w:rsid w:val="004D0F92"/>
    <w:rsid w:val="004D5DE1"/>
    <w:rsid w:val="004D667E"/>
    <w:rsid w:val="004E0CEC"/>
    <w:rsid w:val="004E0F89"/>
    <w:rsid w:val="004E168F"/>
    <w:rsid w:val="004E298D"/>
    <w:rsid w:val="004E3956"/>
    <w:rsid w:val="004E59C5"/>
    <w:rsid w:val="004E781E"/>
    <w:rsid w:val="004F0198"/>
    <w:rsid w:val="004F6C56"/>
    <w:rsid w:val="0050444C"/>
    <w:rsid w:val="005044F2"/>
    <w:rsid w:val="0050711C"/>
    <w:rsid w:val="00511DCC"/>
    <w:rsid w:val="00512B90"/>
    <w:rsid w:val="0052060B"/>
    <w:rsid w:val="005218A3"/>
    <w:rsid w:val="005255FB"/>
    <w:rsid w:val="00525AEB"/>
    <w:rsid w:val="00534261"/>
    <w:rsid w:val="00536FFF"/>
    <w:rsid w:val="00546A41"/>
    <w:rsid w:val="00551146"/>
    <w:rsid w:val="00552798"/>
    <w:rsid w:val="00552B4A"/>
    <w:rsid w:val="00572F69"/>
    <w:rsid w:val="00575E64"/>
    <w:rsid w:val="00581281"/>
    <w:rsid w:val="005820B2"/>
    <w:rsid w:val="005832A7"/>
    <w:rsid w:val="00585D82"/>
    <w:rsid w:val="00586A72"/>
    <w:rsid w:val="005900C0"/>
    <w:rsid w:val="00591F24"/>
    <w:rsid w:val="005935EB"/>
    <w:rsid w:val="00593DDC"/>
    <w:rsid w:val="00596315"/>
    <w:rsid w:val="00597214"/>
    <w:rsid w:val="005A027A"/>
    <w:rsid w:val="005A1D5C"/>
    <w:rsid w:val="005A51FC"/>
    <w:rsid w:val="005A66A4"/>
    <w:rsid w:val="005B2179"/>
    <w:rsid w:val="005B2C98"/>
    <w:rsid w:val="005C2E84"/>
    <w:rsid w:val="005C34EE"/>
    <w:rsid w:val="005C66C2"/>
    <w:rsid w:val="005C6B4F"/>
    <w:rsid w:val="005C7AAD"/>
    <w:rsid w:val="005D0237"/>
    <w:rsid w:val="005D073A"/>
    <w:rsid w:val="005E200C"/>
    <w:rsid w:val="005F10D9"/>
    <w:rsid w:val="005F1592"/>
    <w:rsid w:val="005F201A"/>
    <w:rsid w:val="005F522A"/>
    <w:rsid w:val="00605AE3"/>
    <w:rsid w:val="00607723"/>
    <w:rsid w:val="006127EF"/>
    <w:rsid w:val="006141E4"/>
    <w:rsid w:val="0061610C"/>
    <w:rsid w:val="00624199"/>
    <w:rsid w:val="00635523"/>
    <w:rsid w:val="00640EFB"/>
    <w:rsid w:val="00645B99"/>
    <w:rsid w:val="006474B7"/>
    <w:rsid w:val="00654284"/>
    <w:rsid w:val="006562DD"/>
    <w:rsid w:val="00665A45"/>
    <w:rsid w:val="006724AD"/>
    <w:rsid w:val="006742DE"/>
    <w:rsid w:val="0067505C"/>
    <w:rsid w:val="0067769B"/>
    <w:rsid w:val="00682CB7"/>
    <w:rsid w:val="00683B30"/>
    <w:rsid w:val="00684FB2"/>
    <w:rsid w:val="00685E83"/>
    <w:rsid w:val="0069215C"/>
    <w:rsid w:val="0069263D"/>
    <w:rsid w:val="00692C12"/>
    <w:rsid w:val="00692D44"/>
    <w:rsid w:val="006958B2"/>
    <w:rsid w:val="006A55C7"/>
    <w:rsid w:val="006A5E95"/>
    <w:rsid w:val="006B3A94"/>
    <w:rsid w:val="006B41A2"/>
    <w:rsid w:val="006B4870"/>
    <w:rsid w:val="006C04F7"/>
    <w:rsid w:val="006C052C"/>
    <w:rsid w:val="006C06B3"/>
    <w:rsid w:val="006C35FF"/>
    <w:rsid w:val="006C7F04"/>
    <w:rsid w:val="006E5A85"/>
    <w:rsid w:val="006F17A4"/>
    <w:rsid w:val="006F24B7"/>
    <w:rsid w:val="006F4129"/>
    <w:rsid w:val="006F750C"/>
    <w:rsid w:val="00703DC9"/>
    <w:rsid w:val="00707CC9"/>
    <w:rsid w:val="007122C4"/>
    <w:rsid w:val="007136DD"/>
    <w:rsid w:val="0071511F"/>
    <w:rsid w:val="00717346"/>
    <w:rsid w:val="007200FD"/>
    <w:rsid w:val="00721411"/>
    <w:rsid w:val="00721706"/>
    <w:rsid w:val="00723FA6"/>
    <w:rsid w:val="0074061E"/>
    <w:rsid w:val="00740A7B"/>
    <w:rsid w:val="00741159"/>
    <w:rsid w:val="00742BB1"/>
    <w:rsid w:val="00743FF6"/>
    <w:rsid w:val="00744B3A"/>
    <w:rsid w:val="00745BA1"/>
    <w:rsid w:val="00747A31"/>
    <w:rsid w:val="00752A7D"/>
    <w:rsid w:val="00752E1A"/>
    <w:rsid w:val="0075780A"/>
    <w:rsid w:val="00757E7B"/>
    <w:rsid w:val="00761909"/>
    <w:rsid w:val="00762142"/>
    <w:rsid w:val="0076279E"/>
    <w:rsid w:val="00763E80"/>
    <w:rsid w:val="007723D8"/>
    <w:rsid w:val="007744C8"/>
    <w:rsid w:val="00774FB1"/>
    <w:rsid w:val="0077563A"/>
    <w:rsid w:val="007828B8"/>
    <w:rsid w:val="00784075"/>
    <w:rsid w:val="00785A6D"/>
    <w:rsid w:val="00790086"/>
    <w:rsid w:val="00791483"/>
    <w:rsid w:val="007969ED"/>
    <w:rsid w:val="00796A8C"/>
    <w:rsid w:val="00797851"/>
    <w:rsid w:val="007A6242"/>
    <w:rsid w:val="007B150C"/>
    <w:rsid w:val="007B624B"/>
    <w:rsid w:val="007C34EE"/>
    <w:rsid w:val="007C505F"/>
    <w:rsid w:val="007D700B"/>
    <w:rsid w:val="007D7DF7"/>
    <w:rsid w:val="007E1C93"/>
    <w:rsid w:val="007E2FBD"/>
    <w:rsid w:val="007E3875"/>
    <w:rsid w:val="007E3D9E"/>
    <w:rsid w:val="007E436E"/>
    <w:rsid w:val="007E78F0"/>
    <w:rsid w:val="007F43AF"/>
    <w:rsid w:val="007F6122"/>
    <w:rsid w:val="007F736D"/>
    <w:rsid w:val="0080359C"/>
    <w:rsid w:val="008064DD"/>
    <w:rsid w:val="008103FF"/>
    <w:rsid w:val="00811D88"/>
    <w:rsid w:val="00826637"/>
    <w:rsid w:val="008315E8"/>
    <w:rsid w:val="0083570B"/>
    <w:rsid w:val="00835B44"/>
    <w:rsid w:val="0083644B"/>
    <w:rsid w:val="008377A1"/>
    <w:rsid w:val="00844F32"/>
    <w:rsid w:val="00846FDF"/>
    <w:rsid w:val="008526D2"/>
    <w:rsid w:val="0085437A"/>
    <w:rsid w:val="008552C1"/>
    <w:rsid w:val="00865018"/>
    <w:rsid w:val="00866614"/>
    <w:rsid w:val="0087215A"/>
    <w:rsid w:val="008721E1"/>
    <w:rsid w:val="0088081D"/>
    <w:rsid w:val="00884F28"/>
    <w:rsid w:val="008868C2"/>
    <w:rsid w:val="008902D3"/>
    <w:rsid w:val="00892F4E"/>
    <w:rsid w:val="00895109"/>
    <w:rsid w:val="008957BD"/>
    <w:rsid w:val="00896171"/>
    <w:rsid w:val="008A4FBF"/>
    <w:rsid w:val="008B5D0B"/>
    <w:rsid w:val="008B6BEF"/>
    <w:rsid w:val="008C14F5"/>
    <w:rsid w:val="008C2D99"/>
    <w:rsid w:val="008C573F"/>
    <w:rsid w:val="008E18A9"/>
    <w:rsid w:val="008E6DAE"/>
    <w:rsid w:val="008E78A8"/>
    <w:rsid w:val="008E7C0D"/>
    <w:rsid w:val="008F4026"/>
    <w:rsid w:val="008F683D"/>
    <w:rsid w:val="00901CDF"/>
    <w:rsid w:val="00907F46"/>
    <w:rsid w:val="00911CE6"/>
    <w:rsid w:val="00911E0E"/>
    <w:rsid w:val="00912E64"/>
    <w:rsid w:val="0092339D"/>
    <w:rsid w:val="00931A2E"/>
    <w:rsid w:val="00935235"/>
    <w:rsid w:val="0094293B"/>
    <w:rsid w:val="00942A7C"/>
    <w:rsid w:val="009535D5"/>
    <w:rsid w:val="00954232"/>
    <w:rsid w:val="009563AD"/>
    <w:rsid w:val="00961351"/>
    <w:rsid w:val="009622BE"/>
    <w:rsid w:val="0096381F"/>
    <w:rsid w:val="009650FF"/>
    <w:rsid w:val="00965B19"/>
    <w:rsid w:val="00980447"/>
    <w:rsid w:val="00983F97"/>
    <w:rsid w:val="00984BEE"/>
    <w:rsid w:val="00984C16"/>
    <w:rsid w:val="009876D1"/>
    <w:rsid w:val="00991BDF"/>
    <w:rsid w:val="00996649"/>
    <w:rsid w:val="009A384B"/>
    <w:rsid w:val="009A3BF9"/>
    <w:rsid w:val="009A4133"/>
    <w:rsid w:val="009A7821"/>
    <w:rsid w:val="009B33DA"/>
    <w:rsid w:val="009C169B"/>
    <w:rsid w:val="009C26E9"/>
    <w:rsid w:val="009C427C"/>
    <w:rsid w:val="009D2084"/>
    <w:rsid w:val="009D3180"/>
    <w:rsid w:val="009E42AC"/>
    <w:rsid w:val="009E68EE"/>
    <w:rsid w:val="009E7816"/>
    <w:rsid w:val="009F3712"/>
    <w:rsid w:val="00A0375A"/>
    <w:rsid w:val="00A05F18"/>
    <w:rsid w:val="00A07647"/>
    <w:rsid w:val="00A12D6F"/>
    <w:rsid w:val="00A1433D"/>
    <w:rsid w:val="00A14393"/>
    <w:rsid w:val="00A15383"/>
    <w:rsid w:val="00A166E7"/>
    <w:rsid w:val="00A16A71"/>
    <w:rsid w:val="00A206BA"/>
    <w:rsid w:val="00A22E30"/>
    <w:rsid w:val="00A24834"/>
    <w:rsid w:val="00A27BCE"/>
    <w:rsid w:val="00A3205F"/>
    <w:rsid w:val="00A32065"/>
    <w:rsid w:val="00A33939"/>
    <w:rsid w:val="00A33B0F"/>
    <w:rsid w:val="00A34BA6"/>
    <w:rsid w:val="00A3563E"/>
    <w:rsid w:val="00A442B6"/>
    <w:rsid w:val="00A44BA7"/>
    <w:rsid w:val="00A45CAF"/>
    <w:rsid w:val="00A47494"/>
    <w:rsid w:val="00A519D3"/>
    <w:rsid w:val="00A56453"/>
    <w:rsid w:val="00A56C80"/>
    <w:rsid w:val="00A56F61"/>
    <w:rsid w:val="00A57FB6"/>
    <w:rsid w:val="00A61FD8"/>
    <w:rsid w:val="00A64980"/>
    <w:rsid w:val="00A708C4"/>
    <w:rsid w:val="00A745D1"/>
    <w:rsid w:val="00A74636"/>
    <w:rsid w:val="00A75F55"/>
    <w:rsid w:val="00A83CE3"/>
    <w:rsid w:val="00A83D2B"/>
    <w:rsid w:val="00A84B2A"/>
    <w:rsid w:val="00AB2BF3"/>
    <w:rsid w:val="00AB63A2"/>
    <w:rsid w:val="00AB6444"/>
    <w:rsid w:val="00AB72CE"/>
    <w:rsid w:val="00AB796F"/>
    <w:rsid w:val="00AC10B4"/>
    <w:rsid w:val="00AC1D73"/>
    <w:rsid w:val="00AC2DAA"/>
    <w:rsid w:val="00AC33CE"/>
    <w:rsid w:val="00AC5BFF"/>
    <w:rsid w:val="00AC7BBE"/>
    <w:rsid w:val="00AD28D7"/>
    <w:rsid w:val="00AE6997"/>
    <w:rsid w:val="00AF0434"/>
    <w:rsid w:val="00AF07CB"/>
    <w:rsid w:val="00AF29AB"/>
    <w:rsid w:val="00AF7442"/>
    <w:rsid w:val="00B0128B"/>
    <w:rsid w:val="00B02D99"/>
    <w:rsid w:val="00B0325C"/>
    <w:rsid w:val="00B04CF2"/>
    <w:rsid w:val="00B056DF"/>
    <w:rsid w:val="00B06F27"/>
    <w:rsid w:val="00B07EC6"/>
    <w:rsid w:val="00B10335"/>
    <w:rsid w:val="00B109B8"/>
    <w:rsid w:val="00B112B3"/>
    <w:rsid w:val="00B114F6"/>
    <w:rsid w:val="00B15044"/>
    <w:rsid w:val="00B1545A"/>
    <w:rsid w:val="00B2522C"/>
    <w:rsid w:val="00B30073"/>
    <w:rsid w:val="00B3073A"/>
    <w:rsid w:val="00B31D9A"/>
    <w:rsid w:val="00B31F5E"/>
    <w:rsid w:val="00B349B7"/>
    <w:rsid w:val="00B44884"/>
    <w:rsid w:val="00B45F3B"/>
    <w:rsid w:val="00B51CAD"/>
    <w:rsid w:val="00B56D8F"/>
    <w:rsid w:val="00B63D9B"/>
    <w:rsid w:val="00B64E50"/>
    <w:rsid w:val="00B667C1"/>
    <w:rsid w:val="00B72DC9"/>
    <w:rsid w:val="00B73162"/>
    <w:rsid w:val="00B74368"/>
    <w:rsid w:val="00B86FDA"/>
    <w:rsid w:val="00B87281"/>
    <w:rsid w:val="00B968DB"/>
    <w:rsid w:val="00BA1814"/>
    <w:rsid w:val="00BA25EE"/>
    <w:rsid w:val="00BA27B9"/>
    <w:rsid w:val="00BA2D66"/>
    <w:rsid w:val="00BA4F58"/>
    <w:rsid w:val="00BB010F"/>
    <w:rsid w:val="00BB0980"/>
    <w:rsid w:val="00BB4106"/>
    <w:rsid w:val="00BB57FA"/>
    <w:rsid w:val="00BB58AF"/>
    <w:rsid w:val="00BC4056"/>
    <w:rsid w:val="00BC4751"/>
    <w:rsid w:val="00BC4C4C"/>
    <w:rsid w:val="00BC5E32"/>
    <w:rsid w:val="00BC6756"/>
    <w:rsid w:val="00BD31D8"/>
    <w:rsid w:val="00BE75A3"/>
    <w:rsid w:val="00BE75EB"/>
    <w:rsid w:val="00BF1DF9"/>
    <w:rsid w:val="00BF6BE1"/>
    <w:rsid w:val="00C03032"/>
    <w:rsid w:val="00C068A8"/>
    <w:rsid w:val="00C13714"/>
    <w:rsid w:val="00C15637"/>
    <w:rsid w:val="00C168C7"/>
    <w:rsid w:val="00C17903"/>
    <w:rsid w:val="00C32DD2"/>
    <w:rsid w:val="00C371F0"/>
    <w:rsid w:val="00C3795A"/>
    <w:rsid w:val="00C4022B"/>
    <w:rsid w:val="00C403C9"/>
    <w:rsid w:val="00C435A9"/>
    <w:rsid w:val="00C5083B"/>
    <w:rsid w:val="00C53ACD"/>
    <w:rsid w:val="00C53B0A"/>
    <w:rsid w:val="00C60B13"/>
    <w:rsid w:val="00C62994"/>
    <w:rsid w:val="00C657DA"/>
    <w:rsid w:val="00C669C5"/>
    <w:rsid w:val="00C76F30"/>
    <w:rsid w:val="00C86AD3"/>
    <w:rsid w:val="00C906E7"/>
    <w:rsid w:val="00C922E6"/>
    <w:rsid w:val="00C93669"/>
    <w:rsid w:val="00C956FC"/>
    <w:rsid w:val="00CA38ED"/>
    <w:rsid w:val="00CA3ECA"/>
    <w:rsid w:val="00CA6380"/>
    <w:rsid w:val="00CA758F"/>
    <w:rsid w:val="00CB0F61"/>
    <w:rsid w:val="00CB3C70"/>
    <w:rsid w:val="00CB6880"/>
    <w:rsid w:val="00CB74BA"/>
    <w:rsid w:val="00CC1B44"/>
    <w:rsid w:val="00CC26AF"/>
    <w:rsid w:val="00CE0467"/>
    <w:rsid w:val="00CE317A"/>
    <w:rsid w:val="00CE5506"/>
    <w:rsid w:val="00CE6E7D"/>
    <w:rsid w:val="00CE7589"/>
    <w:rsid w:val="00CE77EA"/>
    <w:rsid w:val="00CF2959"/>
    <w:rsid w:val="00D055D0"/>
    <w:rsid w:val="00D12284"/>
    <w:rsid w:val="00D15A50"/>
    <w:rsid w:val="00D21C1E"/>
    <w:rsid w:val="00D27F17"/>
    <w:rsid w:val="00D3189E"/>
    <w:rsid w:val="00D31BBC"/>
    <w:rsid w:val="00D31CD2"/>
    <w:rsid w:val="00D35E40"/>
    <w:rsid w:val="00D41684"/>
    <w:rsid w:val="00D437CE"/>
    <w:rsid w:val="00D45768"/>
    <w:rsid w:val="00D474DB"/>
    <w:rsid w:val="00D47DAF"/>
    <w:rsid w:val="00D52ADA"/>
    <w:rsid w:val="00D5357D"/>
    <w:rsid w:val="00D538C2"/>
    <w:rsid w:val="00D62383"/>
    <w:rsid w:val="00D63B65"/>
    <w:rsid w:val="00D67F59"/>
    <w:rsid w:val="00D72E3B"/>
    <w:rsid w:val="00D77713"/>
    <w:rsid w:val="00D87926"/>
    <w:rsid w:val="00D87F9B"/>
    <w:rsid w:val="00D910D5"/>
    <w:rsid w:val="00D911BC"/>
    <w:rsid w:val="00D91D70"/>
    <w:rsid w:val="00D93AD0"/>
    <w:rsid w:val="00D94256"/>
    <w:rsid w:val="00D94D1A"/>
    <w:rsid w:val="00D9592D"/>
    <w:rsid w:val="00D96E35"/>
    <w:rsid w:val="00D97BE4"/>
    <w:rsid w:val="00DA0617"/>
    <w:rsid w:val="00DA774E"/>
    <w:rsid w:val="00DB1449"/>
    <w:rsid w:val="00DB4265"/>
    <w:rsid w:val="00DB5782"/>
    <w:rsid w:val="00DC0DF9"/>
    <w:rsid w:val="00DC344A"/>
    <w:rsid w:val="00DC3828"/>
    <w:rsid w:val="00DC4129"/>
    <w:rsid w:val="00DD4877"/>
    <w:rsid w:val="00DD54B5"/>
    <w:rsid w:val="00DD5F9C"/>
    <w:rsid w:val="00DE1C6F"/>
    <w:rsid w:val="00DE5AC4"/>
    <w:rsid w:val="00DF4C43"/>
    <w:rsid w:val="00DF529A"/>
    <w:rsid w:val="00DF6A4D"/>
    <w:rsid w:val="00E00B40"/>
    <w:rsid w:val="00E02796"/>
    <w:rsid w:val="00E17823"/>
    <w:rsid w:val="00E17825"/>
    <w:rsid w:val="00E20AD6"/>
    <w:rsid w:val="00E24F41"/>
    <w:rsid w:val="00E34097"/>
    <w:rsid w:val="00E3417B"/>
    <w:rsid w:val="00E41EA5"/>
    <w:rsid w:val="00E441AB"/>
    <w:rsid w:val="00E4732F"/>
    <w:rsid w:val="00E531B9"/>
    <w:rsid w:val="00E60B0A"/>
    <w:rsid w:val="00E6216D"/>
    <w:rsid w:val="00E67FAD"/>
    <w:rsid w:val="00E7069D"/>
    <w:rsid w:val="00E73AC6"/>
    <w:rsid w:val="00E76D8B"/>
    <w:rsid w:val="00E76F28"/>
    <w:rsid w:val="00E834D3"/>
    <w:rsid w:val="00E859B1"/>
    <w:rsid w:val="00E86475"/>
    <w:rsid w:val="00E9678B"/>
    <w:rsid w:val="00EA00E2"/>
    <w:rsid w:val="00EC3969"/>
    <w:rsid w:val="00EC3EB7"/>
    <w:rsid w:val="00EC49D4"/>
    <w:rsid w:val="00EC7095"/>
    <w:rsid w:val="00ED3E67"/>
    <w:rsid w:val="00ED4093"/>
    <w:rsid w:val="00ED4384"/>
    <w:rsid w:val="00ED6289"/>
    <w:rsid w:val="00EE0163"/>
    <w:rsid w:val="00EE2C03"/>
    <w:rsid w:val="00EE3E08"/>
    <w:rsid w:val="00EE54FE"/>
    <w:rsid w:val="00EF290D"/>
    <w:rsid w:val="00EF53D7"/>
    <w:rsid w:val="00EF5F48"/>
    <w:rsid w:val="00F051E4"/>
    <w:rsid w:val="00F062AC"/>
    <w:rsid w:val="00F11FA8"/>
    <w:rsid w:val="00F12183"/>
    <w:rsid w:val="00F1302F"/>
    <w:rsid w:val="00F13926"/>
    <w:rsid w:val="00F15984"/>
    <w:rsid w:val="00F206B9"/>
    <w:rsid w:val="00F25A9D"/>
    <w:rsid w:val="00F27CCF"/>
    <w:rsid w:val="00F27DDF"/>
    <w:rsid w:val="00F27EFA"/>
    <w:rsid w:val="00F307D7"/>
    <w:rsid w:val="00F3285C"/>
    <w:rsid w:val="00F404F5"/>
    <w:rsid w:val="00F40EF2"/>
    <w:rsid w:val="00F50D59"/>
    <w:rsid w:val="00F601E6"/>
    <w:rsid w:val="00F638A7"/>
    <w:rsid w:val="00F774D7"/>
    <w:rsid w:val="00F83D1F"/>
    <w:rsid w:val="00F860A1"/>
    <w:rsid w:val="00F93A30"/>
    <w:rsid w:val="00FA0EDA"/>
    <w:rsid w:val="00FA153C"/>
    <w:rsid w:val="00FA3334"/>
    <w:rsid w:val="00FA3EDE"/>
    <w:rsid w:val="00FB56E1"/>
    <w:rsid w:val="00FB78F8"/>
    <w:rsid w:val="00FD2761"/>
    <w:rsid w:val="00FD3C52"/>
    <w:rsid w:val="00FD6CD9"/>
    <w:rsid w:val="00FD6F39"/>
    <w:rsid w:val="00FD7636"/>
    <w:rsid w:val="00FE3724"/>
    <w:rsid w:val="00FE5BE3"/>
    <w:rsid w:val="00FE73AF"/>
    <w:rsid w:val="00FE7A6F"/>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8F05B"/>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 w:type="character" w:styleId="CommentReference">
    <w:name w:val="annotation reference"/>
    <w:basedOn w:val="DefaultParagraphFont"/>
    <w:uiPriority w:val="99"/>
    <w:semiHidden/>
    <w:unhideWhenUsed/>
    <w:rsid w:val="00D5357D"/>
    <w:rPr>
      <w:sz w:val="16"/>
      <w:szCs w:val="16"/>
    </w:rPr>
  </w:style>
  <w:style w:type="paragraph" w:styleId="CommentText">
    <w:name w:val="annotation text"/>
    <w:basedOn w:val="Normal"/>
    <w:link w:val="CommentTextChar"/>
    <w:uiPriority w:val="99"/>
    <w:semiHidden/>
    <w:unhideWhenUsed/>
    <w:rsid w:val="00D5357D"/>
    <w:pPr>
      <w:spacing w:line="240" w:lineRule="auto"/>
    </w:pPr>
    <w:rPr>
      <w:sz w:val="20"/>
      <w:szCs w:val="20"/>
    </w:rPr>
  </w:style>
  <w:style w:type="character" w:customStyle="1" w:styleId="CommentTextChar">
    <w:name w:val="Comment Text Char"/>
    <w:basedOn w:val="DefaultParagraphFont"/>
    <w:link w:val="CommentText"/>
    <w:uiPriority w:val="99"/>
    <w:semiHidden/>
    <w:rsid w:val="00D5357D"/>
    <w:rPr>
      <w:sz w:val="20"/>
      <w:szCs w:val="20"/>
    </w:rPr>
  </w:style>
  <w:style w:type="paragraph" w:styleId="CommentSubject">
    <w:name w:val="annotation subject"/>
    <w:basedOn w:val="CommentText"/>
    <w:next w:val="CommentText"/>
    <w:link w:val="CommentSubjectChar"/>
    <w:uiPriority w:val="99"/>
    <w:semiHidden/>
    <w:unhideWhenUsed/>
    <w:rsid w:val="00D5357D"/>
    <w:rPr>
      <w:b/>
      <w:bCs/>
    </w:rPr>
  </w:style>
  <w:style w:type="character" w:customStyle="1" w:styleId="CommentSubjectChar">
    <w:name w:val="Comment Subject Char"/>
    <w:basedOn w:val="CommentTextChar"/>
    <w:link w:val="CommentSubject"/>
    <w:uiPriority w:val="99"/>
    <w:semiHidden/>
    <w:rsid w:val="00D5357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file:///E:\DEVELOP\TEST\EDU\QuanLySieuThi\BAO%20CAO\B&#193;O%20C&#193;O%20&#272;&#7890;%20&#193;N.docx" TargetMode="External"/><Relationship Id="rId50" Type="http://schemas.openxmlformats.org/officeDocument/2006/relationships/hyperlink" Target="file:///E:\DEVELOP\TEST\EDU\QuanLySieuThi\BAO%20CAO\B&#193;O%20C&#193;O%20&#272;&#7890;%20&#193;N.docx"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file:///E:\DEVELOP\TEST\EDU\QuanLySieuThi\BAO%20CAO\B&#193;O%20C&#193;O%20&#272;&#7890;%20&#193;N.doc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file:///E:\DEVELOP\TEST\EDU\QuanLySieuThi\BAO%20CAO\B&#193;O%20C&#193;O%20&#272;&#7890;%20&#193;N.docx" TargetMode="External"/><Relationship Id="rId53" Type="http://schemas.openxmlformats.org/officeDocument/2006/relationships/hyperlink" Target="file:///E:\DEVELOP\TEST\EDU\QuanLySieuThi\BAO%20CAO\B&#193;O%20C&#193;O%20&#272;&#7890;%20&#193;N.docx"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file:///E:\DEVELOP\TEST\EDU\QuanLySieuThi\BAO%20CAO\B&#193;O%20C&#193;O%20&#272;&#7890;%20&#193;N.docx" TargetMode="External"/><Relationship Id="rId57"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file:///E:\DEVELOP\TEST\EDU\QuanLySieuThi\BAO%20CAO\B&#193;O%20C&#193;O%20&#272;&#7890;%20&#193;N.docx" TargetMode="External"/><Relationship Id="rId52" Type="http://schemas.openxmlformats.org/officeDocument/2006/relationships/hyperlink" Target="file:///E:\DEVELOP\TEST\EDU\QuanLySieuThi\BAO%20CAO\B&#193;O%20C&#193;O%20&#272;&#7890;%20&#193;N.docx"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file:///E:\DEVELOP\TEST\EDU\QuanLySieuThi\BAO%20CAO\B&#193;O%20C&#193;O%20&#272;&#7890;%20&#193;N.docx" TargetMode="External"/><Relationship Id="rId56" Type="http://schemas.microsoft.com/office/2011/relationships/people" Target="people.xml"/><Relationship Id="rId8"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51" Type="http://schemas.openxmlformats.org/officeDocument/2006/relationships/hyperlink" Target="file:///E:\DEVELOP\TEST\EDU\QuanLySieuThi\BAO%20CAO\B&#193;O%20C&#193;O%20&#272;&#7890;%20&#193;N.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01AE7952-CBB1-45DB-9F67-1D3657A58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1889</TotalTime>
  <Pages>1</Pages>
  <Words>9502</Words>
  <Characters>54166</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hien nguyen</cp:lastModifiedBy>
  <cp:revision>1526</cp:revision>
  <dcterms:created xsi:type="dcterms:W3CDTF">2019-04-13T15:30:00Z</dcterms:created>
  <dcterms:modified xsi:type="dcterms:W3CDTF">2019-05-02T02:28:00Z</dcterms:modified>
</cp:coreProperties>
</file>